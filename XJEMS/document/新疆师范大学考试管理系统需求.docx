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2E2FB9" w14:textId="77777777" w:rsidR="00EC259B" w:rsidRDefault="00EC259B" w:rsidP="00EC259B">
      <w:pPr>
        <w:spacing w:line="360" w:lineRule="auto"/>
        <w:jc w:val="center"/>
        <w:rPr>
          <w:rFonts w:ascii="仿宋" w:eastAsia="仿宋" w:hAnsi="仿宋"/>
          <w:sz w:val="28"/>
          <w:szCs w:val="28"/>
        </w:rPr>
      </w:pPr>
      <w:r w:rsidRPr="00EC259B">
        <w:rPr>
          <w:rFonts w:ascii="仿宋" w:eastAsia="仿宋" w:hAnsi="仿宋" w:hint="eastAsia"/>
          <w:sz w:val="28"/>
          <w:szCs w:val="28"/>
        </w:rPr>
        <w:t>新疆师范大学考试管理系统需求</w:t>
      </w:r>
    </w:p>
    <w:p w14:paraId="3DE997CF" w14:textId="77777777" w:rsidR="002A015B" w:rsidRDefault="002A015B" w:rsidP="002A015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本系统</w:t>
      </w:r>
      <w:r w:rsidR="00F04FA7">
        <w:rPr>
          <w:rFonts w:ascii="仿宋" w:eastAsia="仿宋" w:hAnsi="仿宋" w:hint="eastAsia"/>
          <w:sz w:val="28"/>
          <w:szCs w:val="28"/>
        </w:rPr>
        <w:t>需求主要分以下内容：</w:t>
      </w:r>
    </w:p>
    <w:p w14:paraId="4571C49A" w14:textId="77777777" w:rsidR="00F04FA7" w:rsidRPr="00F04FA7" w:rsidRDefault="00F04FA7" w:rsidP="00F04FA7">
      <w:pPr>
        <w:spacing w:line="360" w:lineRule="auto"/>
        <w:rPr>
          <w:rFonts w:ascii="仿宋" w:eastAsia="仿宋" w:hAnsi="仿宋"/>
          <w:sz w:val="28"/>
          <w:szCs w:val="28"/>
        </w:rPr>
      </w:pPr>
      <w:r w:rsidRPr="00F04FA7">
        <w:rPr>
          <w:rFonts w:ascii="仿宋" w:eastAsia="仿宋" w:hAnsi="仿宋" w:hint="eastAsia"/>
          <w:sz w:val="28"/>
          <w:szCs w:val="28"/>
        </w:rPr>
        <w:t>一、对现有平台功能重新开发并</w:t>
      </w:r>
      <w:r w:rsidR="00D2189C">
        <w:rPr>
          <w:rFonts w:ascii="仿宋" w:eastAsia="仿宋" w:hAnsi="仿宋" w:hint="eastAsia"/>
          <w:sz w:val="28"/>
          <w:szCs w:val="28"/>
        </w:rPr>
        <w:t>增加部分功能</w:t>
      </w:r>
    </w:p>
    <w:p w14:paraId="38903112" w14:textId="77777777" w:rsidR="00F04FA7" w:rsidRPr="00F04FA7" w:rsidRDefault="00AE770B" w:rsidP="00F04FA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二</w:t>
      </w:r>
      <w:r w:rsidR="00F04FA7" w:rsidRPr="00F04FA7">
        <w:rPr>
          <w:rFonts w:ascii="仿宋" w:eastAsia="仿宋" w:hAnsi="仿宋" w:hint="eastAsia"/>
          <w:sz w:val="28"/>
          <w:szCs w:val="28"/>
        </w:rPr>
        <w:t>、</w:t>
      </w:r>
      <w:r w:rsidR="004A4452">
        <w:rPr>
          <w:rFonts w:ascii="仿宋" w:eastAsia="仿宋" w:hAnsi="仿宋" w:hint="eastAsia"/>
          <w:sz w:val="28"/>
          <w:szCs w:val="28"/>
        </w:rPr>
        <w:t>开发</w:t>
      </w:r>
      <w:r>
        <w:rPr>
          <w:rFonts w:ascii="仿宋" w:eastAsia="仿宋" w:hAnsi="仿宋" w:hint="eastAsia"/>
          <w:sz w:val="28"/>
          <w:szCs w:val="28"/>
        </w:rPr>
        <w:t>系统的移动端</w:t>
      </w:r>
    </w:p>
    <w:p w14:paraId="0EB75350" w14:textId="77777777" w:rsidR="00EC259B" w:rsidRPr="00EC259B" w:rsidRDefault="00EC259B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A03DA63" w14:textId="77777777" w:rsidR="00EC259B" w:rsidRDefault="008C0F1A" w:rsidP="00EC25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EC259B">
        <w:rPr>
          <w:rFonts w:ascii="仿宋" w:eastAsia="仿宋" w:hAnsi="仿宋" w:hint="eastAsia"/>
          <w:sz w:val="28"/>
          <w:szCs w:val="28"/>
        </w:rPr>
        <w:t>对现有平台功能重新开</w:t>
      </w:r>
      <w:r w:rsidR="00D2189C" w:rsidRPr="00F04FA7">
        <w:rPr>
          <w:rFonts w:ascii="仿宋" w:eastAsia="仿宋" w:hAnsi="仿宋" w:hint="eastAsia"/>
          <w:sz w:val="28"/>
          <w:szCs w:val="28"/>
        </w:rPr>
        <w:t>并</w:t>
      </w:r>
      <w:r w:rsidR="00D2189C">
        <w:rPr>
          <w:rFonts w:ascii="仿宋" w:eastAsia="仿宋" w:hAnsi="仿宋" w:hint="eastAsia"/>
          <w:sz w:val="28"/>
          <w:szCs w:val="28"/>
        </w:rPr>
        <w:t>增加部分功能</w:t>
      </w:r>
    </w:p>
    <w:p w14:paraId="70DDD5E3" w14:textId="77777777" w:rsidR="002A015B" w:rsidRPr="00AE770B" w:rsidRDefault="004A4452" w:rsidP="002A015B">
      <w:pPr>
        <w:pStyle w:val="a3"/>
        <w:spacing w:line="360" w:lineRule="auto"/>
        <w:ind w:left="750" w:firstLineChars="0" w:firstLine="0"/>
        <w:rPr>
          <w:rFonts w:ascii="仿宋" w:eastAsia="仿宋" w:hAnsi="仿宋"/>
          <w:sz w:val="24"/>
          <w:szCs w:val="28"/>
        </w:rPr>
      </w:pPr>
      <w:r>
        <w:rPr>
          <w:rFonts w:ascii="仿宋" w:eastAsia="仿宋" w:hAnsi="仿宋" w:hint="eastAsia"/>
          <w:sz w:val="24"/>
          <w:szCs w:val="28"/>
        </w:rPr>
        <w:t>注：红色部分为增加</w:t>
      </w:r>
      <w:r w:rsidR="002A015B" w:rsidRPr="00AE770B">
        <w:rPr>
          <w:rFonts w:ascii="仿宋" w:eastAsia="仿宋" w:hAnsi="仿宋" w:hint="eastAsia"/>
          <w:sz w:val="24"/>
          <w:szCs w:val="28"/>
        </w:rPr>
        <w:t>或改进的功能。</w:t>
      </w:r>
    </w:p>
    <w:p w14:paraId="09636213" w14:textId="77777777" w:rsidR="00EC259B" w:rsidRPr="00EC259B" w:rsidRDefault="00EC259B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 w:rsidRPr="00EC259B">
        <w:rPr>
          <w:rFonts w:ascii="仿宋" w:eastAsia="仿宋" w:hAnsi="仿宋" w:hint="eastAsia"/>
          <w:sz w:val="28"/>
          <w:szCs w:val="28"/>
        </w:rPr>
        <w:t>1.</w:t>
      </w:r>
      <w:r w:rsidR="00902357">
        <w:rPr>
          <w:rFonts w:ascii="仿宋" w:eastAsia="仿宋" w:hAnsi="仿宋" w:hint="eastAsia"/>
          <w:sz w:val="28"/>
          <w:szCs w:val="28"/>
        </w:rPr>
        <w:t>系统管理员功能</w:t>
      </w:r>
    </w:p>
    <w:p w14:paraId="44B62913" w14:textId="77777777" w:rsidR="00EC259B" w:rsidRPr="008F0A5E" w:rsidRDefault="004D0B0E" w:rsidP="008F0A5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8F0A5E">
        <w:rPr>
          <w:rFonts w:ascii="仿宋" w:eastAsia="仿宋" w:hAnsi="仿宋" w:hint="eastAsia"/>
          <w:sz w:val="28"/>
          <w:szCs w:val="28"/>
        </w:rPr>
        <w:t>监考</w:t>
      </w:r>
      <w:r w:rsidR="00EC259B" w:rsidRPr="008F0A5E">
        <w:rPr>
          <w:rFonts w:ascii="仿宋" w:eastAsia="仿宋" w:hAnsi="仿宋" w:hint="eastAsia"/>
          <w:sz w:val="28"/>
          <w:szCs w:val="28"/>
        </w:rPr>
        <w:t>教师管理</w:t>
      </w:r>
      <w:r w:rsidR="00902357">
        <w:rPr>
          <w:rFonts w:ascii="仿宋" w:eastAsia="仿宋" w:hAnsi="仿宋" w:hint="eastAsia"/>
          <w:sz w:val="28"/>
          <w:szCs w:val="28"/>
        </w:rPr>
        <w:t>模块</w:t>
      </w:r>
    </w:p>
    <w:p w14:paraId="1B52A442" w14:textId="77777777" w:rsidR="00EC259B" w:rsidRDefault="00EC259B" w:rsidP="00EC259B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EC259B">
        <w:rPr>
          <w:rFonts w:ascii="仿宋" w:eastAsia="仿宋" w:hAnsi="仿宋" w:hint="eastAsia"/>
          <w:sz w:val="28"/>
          <w:szCs w:val="28"/>
        </w:rPr>
        <w:t>对</w:t>
      </w:r>
      <w:r>
        <w:rPr>
          <w:rFonts w:ascii="仿宋" w:eastAsia="仿宋" w:hAnsi="仿宋" w:hint="eastAsia"/>
          <w:sz w:val="28"/>
          <w:szCs w:val="28"/>
        </w:rPr>
        <w:t>监考</w:t>
      </w:r>
      <w:r w:rsidRPr="00EC259B">
        <w:rPr>
          <w:rFonts w:ascii="仿宋" w:eastAsia="仿宋" w:hAnsi="仿宋" w:hint="eastAsia"/>
          <w:sz w:val="28"/>
          <w:szCs w:val="28"/>
        </w:rPr>
        <w:t>教师进行管理，添加、删除、修改、查询</w:t>
      </w:r>
      <w:r>
        <w:rPr>
          <w:rFonts w:ascii="仿宋" w:eastAsia="仿宋" w:hAnsi="仿宋" w:hint="eastAsia"/>
          <w:sz w:val="28"/>
          <w:szCs w:val="28"/>
        </w:rPr>
        <w:t>、上传监考教师照片</w:t>
      </w:r>
      <w:r w:rsidR="008C0F1A">
        <w:rPr>
          <w:rFonts w:ascii="仿宋" w:eastAsia="仿宋" w:hAnsi="仿宋" w:hint="eastAsia"/>
          <w:sz w:val="28"/>
          <w:szCs w:val="28"/>
        </w:rPr>
        <w:t>、</w:t>
      </w:r>
      <w:r w:rsidR="008C0F1A" w:rsidRPr="008F0A5E">
        <w:rPr>
          <w:rFonts w:ascii="仿宋" w:eastAsia="仿宋" w:hAnsi="仿宋" w:hint="eastAsia"/>
          <w:b/>
          <w:color w:val="FF0000"/>
          <w:sz w:val="28"/>
          <w:szCs w:val="28"/>
        </w:rPr>
        <w:t>审核</w:t>
      </w:r>
      <w:r w:rsidR="00D2189C">
        <w:rPr>
          <w:rFonts w:ascii="仿宋" w:eastAsia="仿宋" w:hAnsi="仿宋" w:hint="eastAsia"/>
          <w:b/>
          <w:color w:val="FF0000"/>
          <w:sz w:val="28"/>
          <w:szCs w:val="28"/>
        </w:rPr>
        <w:t>(目前监考教师全部由工作人员手工增加，后期计划</w:t>
      </w:r>
      <w:r w:rsidR="00FB0F04">
        <w:rPr>
          <w:rFonts w:ascii="仿宋" w:eastAsia="仿宋" w:hAnsi="仿宋" w:hint="eastAsia"/>
          <w:b/>
          <w:color w:val="FF0000"/>
          <w:sz w:val="28"/>
          <w:szCs w:val="28"/>
        </w:rPr>
        <w:t>对</w:t>
      </w:r>
      <w:r w:rsidR="00D2189C">
        <w:rPr>
          <w:rFonts w:ascii="仿宋" w:eastAsia="仿宋" w:hAnsi="仿宋" w:hint="eastAsia"/>
          <w:b/>
          <w:color w:val="FF0000"/>
          <w:sz w:val="28"/>
          <w:szCs w:val="28"/>
        </w:rPr>
        <w:t>监考教师培训后，</w:t>
      </w:r>
      <w:r w:rsidR="00FB0F04">
        <w:rPr>
          <w:rFonts w:ascii="仿宋" w:eastAsia="仿宋" w:hAnsi="仿宋" w:hint="eastAsia"/>
          <w:b/>
          <w:color w:val="FF0000"/>
          <w:sz w:val="28"/>
          <w:szCs w:val="28"/>
        </w:rPr>
        <w:t>相关人员</w:t>
      </w:r>
      <w:r w:rsidR="00434BEE">
        <w:rPr>
          <w:rFonts w:ascii="仿宋" w:eastAsia="仿宋" w:hAnsi="仿宋" w:hint="eastAsia"/>
          <w:b/>
          <w:color w:val="FF0000"/>
          <w:sz w:val="28"/>
          <w:szCs w:val="28"/>
        </w:rPr>
        <w:t>自己</w:t>
      </w:r>
      <w:r w:rsidR="00D2189C">
        <w:rPr>
          <w:rFonts w:ascii="仿宋" w:eastAsia="仿宋" w:hAnsi="仿宋" w:hint="eastAsia"/>
          <w:b/>
          <w:color w:val="FF0000"/>
          <w:sz w:val="28"/>
          <w:szCs w:val="28"/>
        </w:rPr>
        <w:t>注册相关信息，由管理进行审核，审核</w:t>
      </w:r>
      <w:r w:rsidR="007C6730">
        <w:rPr>
          <w:rFonts w:ascii="仿宋" w:eastAsia="仿宋" w:hAnsi="仿宋" w:hint="eastAsia"/>
          <w:b/>
          <w:color w:val="FF0000"/>
          <w:sz w:val="28"/>
          <w:szCs w:val="28"/>
        </w:rPr>
        <w:t>通</w:t>
      </w:r>
      <w:r w:rsidR="00D2189C">
        <w:rPr>
          <w:rFonts w:ascii="仿宋" w:eastAsia="仿宋" w:hAnsi="仿宋" w:hint="eastAsia"/>
          <w:b/>
          <w:color w:val="FF0000"/>
          <w:sz w:val="28"/>
          <w:szCs w:val="28"/>
        </w:rPr>
        <w:t>过后进入监考教师库中)</w:t>
      </w:r>
      <w:r w:rsidR="00E219A6">
        <w:rPr>
          <w:rFonts w:ascii="仿宋" w:eastAsia="仿宋" w:hAnsi="仿宋" w:hint="eastAsia"/>
          <w:b/>
          <w:color w:val="FF0000"/>
          <w:sz w:val="28"/>
          <w:szCs w:val="28"/>
        </w:rPr>
        <w:t>等</w:t>
      </w:r>
      <w:r w:rsidR="001177BE">
        <w:rPr>
          <w:rFonts w:ascii="仿宋" w:eastAsia="仿宋" w:hAnsi="仿宋" w:hint="eastAsia"/>
          <w:sz w:val="28"/>
          <w:szCs w:val="28"/>
        </w:rPr>
        <w:t>功能</w:t>
      </w:r>
      <w:r w:rsidR="009033E8">
        <w:rPr>
          <w:rFonts w:ascii="仿宋" w:eastAsia="仿宋" w:hAnsi="仿宋" w:hint="eastAsia"/>
          <w:sz w:val="28"/>
          <w:szCs w:val="28"/>
        </w:rPr>
        <w:t>。有禁用</w:t>
      </w:r>
      <w:r w:rsidR="004D0B0E">
        <w:rPr>
          <w:rFonts w:ascii="仿宋" w:eastAsia="仿宋" w:hAnsi="仿宋" w:hint="eastAsia"/>
          <w:sz w:val="28"/>
          <w:szCs w:val="28"/>
        </w:rPr>
        <w:t>属性，对出现特大责任问题的监考老师予以禁用</w:t>
      </w:r>
      <w:r w:rsidR="001177BE">
        <w:rPr>
          <w:rFonts w:ascii="仿宋" w:eastAsia="仿宋" w:hAnsi="仿宋" w:hint="eastAsia"/>
          <w:sz w:val="28"/>
          <w:szCs w:val="28"/>
        </w:rPr>
        <w:t>（</w:t>
      </w:r>
      <w:r w:rsidR="001177BE" w:rsidRPr="001177BE">
        <w:rPr>
          <w:rFonts w:ascii="仿宋" w:eastAsia="仿宋" w:hAnsi="仿宋" w:hint="eastAsia"/>
          <w:b/>
          <w:color w:val="FF0000"/>
          <w:sz w:val="28"/>
          <w:szCs w:val="28"/>
        </w:rPr>
        <w:t>增加禁用备注功能</w:t>
      </w:r>
      <w:r w:rsidR="003609B4">
        <w:rPr>
          <w:rFonts w:ascii="仿宋" w:eastAsia="仿宋" w:hAnsi="仿宋" w:hint="eastAsia"/>
          <w:b/>
          <w:color w:val="FF0000"/>
          <w:sz w:val="28"/>
          <w:szCs w:val="28"/>
        </w:rPr>
        <w:t>，这样方便工作人员查询监考教师是什么时间、什么原因被禁用</w:t>
      </w:r>
      <w:r w:rsidR="001177BE">
        <w:rPr>
          <w:rFonts w:ascii="仿宋" w:eastAsia="仿宋" w:hAnsi="仿宋" w:hint="eastAsia"/>
          <w:sz w:val="28"/>
          <w:szCs w:val="28"/>
        </w:rPr>
        <w:t>）</w:t>
      </w:r>
      <w:r w:rsidR="004D0B0E">
        <w:rPr>
          <w:rFonts w:ascii="仿宋" w:eastAsia="仿宋" w:hAnsi="仿宋" w:hint="eastAsia"/>
          <w:sz w:val="28"/>
          <w:szCs w:val="28"/>
        </w:rPr>
        <w:t>，如图：</w:t>
      </w:r>
    </w:p>
    <w:p w14:paraId="4C743019" w14:textId="77777777" w:rsidR="004D0B0E" w:rsidRDefault="004D0B0E" w:rsidP="00EC259B">
      <w:pPr>
        <w:spacing w:line="360" w:lineRule="auto"/>
        <w:ind w:firstLineChars="200" w:firstLine="42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39060DC2" wp14:editId="384AA0F8">
            <wp:extent cx="5274310" cy="2263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0ACC" w14:textId="77777777" w:rsidR="007E618B" w:rsidRDefault="007E618B" w:rsidP="00EC259B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</w:p>
    <w:p w14:paraId="05B8F42D" w14:textId="77777777" w:rsidR="007E618B" w:rsidRPr="007E618B" w:rsidRDefault="007E618B" w:rsidP="007E618B">
      <w:pPr>
        <w:spacing w:line="400" w:lineRule="exact"/>
        <w:ind w:firstLine="495"/>
        <w:rPr>
          <w:rFonts w:ascii="宋体"/>
          <w:b/>
          <w:sz w:val="24"/>
          <w:szCs w:val="30"/>
        </w:rPr>
      </w:pPr>
      <w:r w:rsidRPr="007E618B">
        <w:rPr>
          <w:rFonts w:ascii="仿宋" w:eastAsia="仿宋" w:hAnsi="仿宋" w:hint="eastAsia"/>
          <w:b/>
          <w:color w:val="FF0000"/>
          <w:sz w:val="28"/>
          <w:szCs w:val="28"/>
        </w:rPr>
        <w:lastRenderedPageBreak/>
        <w:t>在增加监考教师功能</w:t>
      </w:r>
      <w:r w:rsidR="009033E8">
        <w:rPr>
          <w:rFonts w:ascii="仿宋" w:eastAsia="仿宋" w:hAnsi="仿宋" w:hint="eastAsia"/>
          <w:b/>
          <w:color w:val="FF0000"/>
          <w:sz w:val="28"/>
          <w:szCs w:val="28"/>
        </w:rPr>
        <w:t>模块上，添加“监考校区”四个字段</w:t>
      </w:r>
      <w:r w:rsidRPr="007E618B">
        <w:rPr>
          <w:rFonts w:ascii="仿宋" w:eastAsia="仿宋" w:hAnsi="仿宋" w:hint="eastAsia"/>
          <w:b/>
          <w:color w:val="FF0000"/>
          <w:sz w:val="28"/>
          <w:szCs w:val="28"/>
        </w:rPr>
        <w:t>：温泉校区、昆仑校区、文光校区、均可</w:t>
      </w:r>
      <w:r>
        <w:rPr>
          <w:rFonts w:ascii="仿宋" w:eastAsia="仿宋" w:hAnsi="仿宋" w:hint="eastAsia"/>
          <w:b/>
          <w:color w:val="FF0000"/>
          <w:sz w:val="28"/>
          <w:szCs w:val="28"/>
        </w:rPr>
        <w:t>。增加</w:t>
      </w:r>
      <w:r w:rsidRPr="007E618B">
        <w:rPr>
          <w:rFonts w:ascii="仿宋" w:eastAsia="仿宋" w:hAnsi="仿宋" w:hint="eastAsia"/>
          <w:b/>
          <w:color w:val="FF0000"/>
          <w:sz w:val="28"/>
          <w:szCs w:val="28"/>
        </w:rPr>
        <w:t>监考教师人员界面如下：</w:t>
      </w:r>
    </w:p>
    <w:p w14:paraId="237C2170" w14:textId="77777777" w:rsidR="007E618B" w:rsidRDefault="00167548" w:rsidP="007E618B">
      <w:pPr>
        <w:spacing w:line="400" w:lineRule="exact"/>
        <w:rPr>
          <w:noProof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0288" behindDoc="0" locked="0" layoutInCell="1" allowOverlap="1" wp14:anchorId="220E2D9A" wp14:editId="14F828D1">
            <wp:simplePos x="0" y="0"/>
            <wp:positionH relativeFrom="margin">
              <wp:align>left</wp:align>
            </wp:positionH>
            <wp:positionV relativeFrom="paragraph">
              <wp:posOffset>54540</wp:posOffset>
            </wp:positionV>
            <wp:extent cx="3133725" cy="2227016"/>
            <wp:effectExtent l="0" t="0" r="0" b="190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27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B9D47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7A6D9397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58C41026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74AC6B3A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159A7FB7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63225BD5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3829D7BE" w14:textId="77777777" w:rsidR="007E618B" w:rsidRDefault="007E618B" w:rsidP="007E618B">
      <w:pPr>
        <w:spacing w:line="400" w:lineRule="exact"/>
        <w:ind w:firstLine="495"/>
        <w:rPr>
          <w:noProof/>
        </w:rPr>
      </w:pPr>
    </w:p>
    <w:p w14:paraId="384653F0" w14:textId="77777777" w:rsidR="00FB0F04" w:rsidRPr="007E618B" w:rsidRDefault="00FB0F04" w:rsidP="007E618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7D0EF5B3" w14:textId="77777777" w:rsidR="00EC259B" w:rsidRPr="00EC259B" w:rsidRDefault="004D0B0E" w:rsidP="008F0A5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考试信息发布</w:t>
      </w:r>
      <w:r w:rsidR="009033E8">
        <w:rPr>
          <w:rFonts w:ascii="仿宋" w:eastAsia="仿宋" w:hAnsi="仿宋" w:hint="eastAsia"/>
          <w:sz w:val="28"/>
          <w:szCs w:val="28"/>
        </w:rPr>
        <w:t>模块</w:t>
      </w:r>
    </w:p>
    <w:p w14:paraId="41F4DA39" w14:textId="77777777" w:rsidR="00EC259B" w:rsidRDefault="00B6481A" w:rsidP="008C0F1A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此功能主要功能是</w:t>
      </w:r>
      <w:r w:rsidR="004D0B0E">
        <w:rPr>
          <w:rFonts w:ascii="仿宋" w:eastAsia="仿宋" w:hAnsi="仿宋" w:hint="eastAsia"/>
          <w:sz w:val="28"/>
          <w:szCs w:val="28"/>
        </w:rPr>
        <w:t>对考试信息进行发布，发布内容为：考试名称、本次考试信息、监考教师责任书、本次考试的积分</w:t>
      </w:r>
      <w:r w:rsidR="00EC259B" w:rsidRPr="00EC259B">
        <w:rPr>
          <w:rFonts w:ascii="仿宋" w:eastAsia="仿宋" w:hAnsi="仿宋" w:hint="eastAsia"/>
          <w:sz w:val="28"/>
          <w:szCs w:val="28"/>
        </w:rPr>
        <w:t>等。</w:t>
      </w:r>
    </w:p>
    <w:p w14:paraId="6964A2D5" w14:textId="77777777" w:rsidR="004D0B0E" w:rsidRDefault="009033E8" w:rsidP="008F0A5E">
      <w:pPr>
        <w:spacing w:line="360" w:lineRule="auto"/>
        <w:ind w:firstLine="57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发布考试信息发布成功后</w:t>
      </w:r>
      <w:r w:rsidR="004D0B0E">
        <w:rPr>
          <w:rFonts w:ascii="仿宋" w:eastAsia="仿宋" w:hAnsi="仿宋" w:hint="eastAsia"/>
          <w:sz w:val="28"/>
          <w:szCs w:val="28"/>
        </w:rPr>
        <w:t>，</w:t>
      </w:r>
      <w:r w:rsidR="008F0A5E">
        <w:rPr>
          <w:rFonts w:ascii="仿宋" w:eastAsia="仿宋" w:hAnsi="仿宋" w:hint="eastAsia"/>
          <w:sz w:val="28"/>
          <w:szCs w:val="28"/>
        </w:rPr>
        <w:t>管理员可以</w:t>
      </w:r>
      <w:r w:rsidR="004D0B0E">
        <w:rPr>
          <w:rFonts w:ascii="仿宋" w:eastAsia="仿宋" w:hAnsi="仿宋" w:hint="eastAsia"/>
          <w:sz w:val="28"/>
          <w:szCs w:val="28"/>
        </w:rPr>
        <w:t>“打开申报”</w:t>
      </w:r>
      <w:r w:rsidR="008F0A5E">
        <w:rPr>
          <w:rFonts w:ascii="仿宋" w:eastAsia="仿宋" w:hAnsi="仿宋" w:hint="eastAsia"/>
          <w:sz w:val="28"/>
          <w:szCs w:val="28"/>
        </w:rPr>
        <w:t>，监考教师</w:t>
      </w:r>
      <w:r>
        <w:rPr>
          <w:rFonts w:ascii="仿宋" w:eastAsia="仿宋" w:hAnsi="仿宋" w:hint="eastAsia"/>
          <w:sz w:val="28"/>
          <w:szCs w:val="28"/>
        </w:rPr>
        <w:t>可在平台上</w:t>
      </w:r>
      <w:r w:rsidR="008F0A5E">
        <w:rPr>
          <w:rFonts w:ascii="仿宋" w:eastAsia="仿宋" w:hAnsi="仿宋" w:hint="eastAsia"/>
          <w:sz w:val="28"/>
          <w:szCs w:val="28"/>
        </w:rPr>
        <w:t>进行监考工作的申报工作；如</w:t>
      </w:r>
      <w:r w:rsidR="004D0B0E">
        <w:rPr>
          <w:rFonts w:ascii="仿宋" w:eastAsia="仿宋" w:hAnsi="仿宋" w:hint="eastAsia"/>
          <w:sz w:val="28"/>
          <w:szCs w:val="28"/>
        </w:rPr>
        <w:t>“关闭申报”</w:t>
      </w:r>
      <w:r w:rsidR="008F0A5E">
        <w:rPr>
          <w:rFonts w:ascii="仿宋" w:eastAsia="仿宋" w:hAnsi="仿宋" w:hint="eastAsia"/>
          <w:sz w:val="28"/>
          <w:szCs w:val="28"/>
        </w:rPr>
        <w:t>功能，即监考教师无法进行监考工作的申报工作</w:t>
      </w:r>
      <w:r w:rsidR="004568C6">
        <w:rPr>
          <w:rFonts w:ascii="仿宋" w:eastAsia="仿宋" w:hAnsi="仿宋" w:hint="eastAsia"/>
          <w:sz w:val="28"/>
          <w:szCs w:val="28"/>
        </w:rPr>
        <w:t>，如图：</w:t>
      </w:r>
    </w:p>
    <w:p w14:paraId="54C7B552" w14:textId="77777777" w:rsidR="008F0A5E" w:rsidRPr="008F0A5E" w:rsidRDefault="008F0A5E" w:rsidP="008F0A5E">
      <w:pPr>
        <w:spacing w:line="360" w:lineRule="auto"/>
        <w:ind w:firstLine="57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0F42926D" wp14:editId="07F8116E">
            <wp:extent cx="5274310" cy="2668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F2DE" w14:textId="77777777" w:rsidR="008F0A5E" w:rsidRDefault="008F0A5E" w:rsidP="008F0A5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导入考场信息</w:t>
      </w:r>
    </w:p>
    <w:p w14:paraId="3D08ED97" w14:textId="77777777" w:rsidR="004568C6" w:rsidRDefault="004568C6" w:rsidP="004568C6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主要功能将e</w:t>
      </w:r>
      <w:r>
        <w:rPr>
          <w:rFonts w:ascii="仿宋" w:eastAsia="仿宋" w:hAnsi="仿宋"/>
          <w:sz w:val="28"/>
          <w:szCs w:val="28"/>
        </w:rPr>
        <w:t>xcel</w:t>
      </w:r>
      <w:r>
        <w:rPr>
          <w:rFonts w:ascii="仿宋" w:eastAsia="仿宋" w:hAnsi="仿宋" w:hint="eastAsia"/>
          <w:sz w:val="28"/>
          <w:szCs w:val="28"/>
        </w:rPr>
        <w:t>考场信息表的考试号、教室等信息导入到平台中，如图：</w:t>
      </w:r>
    </w:p>
    <w:p w14:paraId="1A8F8383" w14:textId="77777777" w:rsidR="008F0A5E" w:rsidRDefault="004568C6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52C1546B" wp14:editId="5DD07432">
            <wp:extent cx="5274310" cy="2710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0146" w14:textId="77777777" w:rsidR="004568C6" w:rsidRDefault="004568C6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50FE953F" w14:textId="77777777" w:rsidR="00EC259B" w:rsidRPr="00EC259B" w:rsidRDefault="004568C6" w:rsidP="004568C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分配监考教师</w:t>
      </w:r>
    </w:p>
    <w:p w14:paraId="51B08247" w14:textId="77777777" w:rsidR="00EC259B" w:rsidRDefault="00EC259B" w:rsidP="008C0F1A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 w:rsidRPr="00EC259B">
        <w:rPr>
          <w:rFonts w:ascii="仿宋" w:eastAsia="仿宋" w:hAnsi="仿宋" w:hint="eastAsia"/>
          <w:sz w:val="28"/>
          <w:szCs w:val="28"/>
        </w:rPr>
        <w:t>从监考老师报名表里筛选排名高的监考老师匹配考场</w:t>
      </w:r>
      <w:r w:rsidR="00BA7518">
        <w:rPr>
          <w:rFonts w:ascii="仿宋" w:eastAsia="仿宋" w:hAnsi="仿宋" w:hint="eastAsia"/>
          <w:sz w:val="28"/>
          <w:szCs w:val="28"/>
        </w:rPr>
        <w:t>，查询能充分体现其智能化，例如排名次序的调整，即可按评分从高到低</w:t>
      </w:r>
      <w:r w:rsidRPr="00EC259B">
        <w:rPr>
          <w:rFonts w:ascii="仿宋" w:eastAsia="仿宋" w:hAnsi="仿宋" w:hint="eastAsia"/>
          <w:sz w:val="28"/>
          <w:szCs w:val="28"/>
        </w:rPr>
        <w:t>去查，也可按从低到高去查。即可输入人员名称拼音简称也可使用全称。也可按特殊属性查询：例如有混合考场经验的，或当过主监考老师的，或按职员或按研究生等</w:t>
      </w:r>
      <w:r w:rsidR="004568C6">
        <w:rPr>
          <w:rFonts w:ascii="仿宋" w:eastAsia="仿宋" w:hAnsi="仿宋" w:hint="eastAsia"/>
          <w:sz w:val="28"/>
          <w:szCs w:val="28"/>
        </w:rPr>
        <w:t>，如图：</w:t>
      </w:r>
    </w:p>
    <w:p w14:paraId="7B82C950" w14:textId="77777777" w:rsidR="004568C6" w:rsidRPr="00EC259B" w:rsidRDefault="006B1987" w:rsidP="006B1987">
      <w:pPr>
        <w:spacing w:line="360" w:lineRule="auto"/>
        <w:ind w:leftChars="-607" w:left="-1275" w:firstLineChars="200" w:firstLine="420"/>
        <w:jc w:val="left"/>
        <w:rPr>
          <w:rFonts w:ascii="仿宋" w:eastAsia="仿宋" w:hAnsi="仿宋"/>
          <w:sz w:val="28"/>
          <w:szCs w:val="28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21068E83" wp14:editId="13960418">
            <wp:extent cx="6795314" cy="2466340"/>
            <wp:effectExtent l="0" t="0" r="12065" b="0"/>
            <wp:docPr id="21" name="图片 21" descr="C:\Documents and Settings\王秀彩\Application Data\Tencent\Users\380253601\QQ\WinTemp\RichOle\GBTMVO$)]ZA]S(F)AF8LL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Documents and Settings\王秀彩\Application Data\Tencent\Users\380253601\QQ\WinTemp\RichOle\GBTMVO$)]ZA]S(F)AF8LL4D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77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F500" w14:textId="77777777" w:rsidR="006B1987" w:rsidRDefault="006B1987" w:rsidP="00A81EEA">
      <w:pPr>
        <w:spacing w:line="400" w:lineRule="exact"/>
        <w:ind w:firstLineChars="196" w:firstLine="594"/>
        <w:rPr>
          <w:rFonts w:ascii="宋体"/>
          <w:b/>
          <w:color w:val="C00000"/>
          <w:sz w:val="28"/>
          <w:szCs w:val="28"/>
        </w:rPr>
      </w:pPr>
    </w:p>
    <w:p w14:paraId="25D0F36B" w14:textId="77777777" w:rsidR="006B1987" w:rsidRDefault="006B1987" w:rsidP="00A81EEA">
      <w:pPr>
        <w:spacing w:line="400" w:lineRule="exact"/>
        <w:ind w:firstLineChars="196" w:firstLine="594"/>
        <w:rPr>
          <w:rFonts w:ascii="宋体"/>
          <w:b/>
          <w:color w:val="C00000"/>
          <w:sz w:val="28"/>
          <w:szCs w:val="28"/>
        </w:rPr>
      </w:pPr>
    </w:p>
    <w:p w14:paraId="5C17115B" w14:textId="77777777" w:rsidR="00167548" w:rsidRDefault="00167548" w:rsidP="00A81EEA">
      <w:pPr>
        <w:spacing w:line="400" w:lineRule="exact"/>
        <w:ind w:firstLineChars="196" w:firstLine="594"/>
        <w:rPr>
          <w:rFonts w:ascii="宋体"/>
          <w:b/>
          <w:color w:val="C00000"/>
          <w:sz w:val="28"/>
          <w:szCs w:val="28"/>
        </w:rPr>
      </w:pPr>
      <w:r>
        <w:rPr>
          <w:rFonts w:ascii="宋体" w:hint="eastAsia"/>
          <w:b/>
          <w:color w:val="C00000"/>
          <w:sz w:val="28"/>
          <w:szCs w:val="28"/>
        </w:rPr>
        <w:t>在原有功能上增加</w:t>
      </w:r>
    </w:p>
    <w:p w14:paraId="7C01C6D1" w14:textId="77777777" w:rsidR="00167548" w:rsidRPr="00167548" w:rsidRDefault="00167548" w:rsidP="00A81EEA">
      <w:pPr>
        <w:ind w:firstLineChars="200" w:firstLine="606"/>
        <w:rPr>
          <w:rFonts w:ascii="宋体"/>
          <w:b/>
          <w:color w:val="C00000"/>
          <w:sz w:val="28"/>
          <w:szCs w:val="28"/>
        </w:rPr>
      </w:pPr>
      <w:r w:rsidRPr="00167548">
        <w:rPr>
          <w:rFonts w:ascii="宋体" w:hint="eastAsia"/>
          <w:b/>
          <w:color w:val="C00000"/>
          <w:sz w:val="28"/>
          <w:szCs w:val="28"/>
        </w:rPr>
        <w:t>（1）、添加“监考校区”项后，在已申报监考教师界面显示姓名、身分类别、性别、“监考校区”、所在学院或部门、其他对应信息（包括积分、联系方式）。</w:t>
      </w:r>
    </w:p>
    <w:p w14:paraId="6B353C4E" w14:textId="77777777" w:rsidR="00167548" w:rsidRPr="00167548" w:rsidRDefault="00167548" w:rsidP="00A81EEA">
      <w:pPr>
        <w:ind w:firstLineChars="200" w:firstLine="606"/>
        <w:rPr>
          <w:rFonts w:ascii="宋体"/>
          <w:b/>
          <w:color w:val="C00000"/>
          <w:sz w:val="28"/>
          <w:szCs w:val="28"/>
        </w:rPr>
      </w:pPr>
      <w:r w:rsidRPr="00167548">
        <w:rPr>
          <w:rFonts w:ascii="宋体" w:hint="eastAsia"/>
          <w:b/>
          <w:color w:val="C00000"/>
          <w:sz w:val="28"/>
          <w:szCs w:val="28"/>
        </w:rPr>
        <w:t>（2）、</w:t>
      </w:r>
      <w:r>
        <w:rPr>
          <w:rFonts w:ascii="宋体" w:hint="eastAsia"/>
          <w:b/>
          <w:color w:val="C00000"/>
          <w:sz w:val="28"/>
          <w:szCs w:val="28"/>
        </w:rPr>
        <w:t>添加</w:t>
      </w:r>
      <w:r w:rsidRPr="00167548">
        <w:rPr>
          <w:rFonts w:ascii="宋体" w:hint="eastAsia"/>
          <w:b/>
          <w:color w:val="C00000"/>
          <w:sz w:val="28"/>
          <w:szCs w:val="28"/>
        </w:rPr>
        <w:t>历史监考信息功能</w:t>
      </w:r>
    </w:p>
    <w:p w14:paraId="74576A41" w14:textId="77777777" w:rsidR="005E53EE" w:rsidRDefault="00167548" w:rsidP="00A81EEA">
      <w:pPr>
        <w:ind w:firstLineChars="200" w:firstLine="606"/>
        <w:rPr>
          <w:rFonts w:ascii="宋体"/>
          <w:b/>
          <w:color w:val="C00000"/>
          <w:sz w:val="28"/>
          <w:szCs w:val="28"/>
        </w:rPr>
      </w:pPr>
      <w:r w:rsidRPr="00167548">
        <w:rPr>
          <w:rFonts w:ascii="宋体" w:hint="eastAsia"/>
          <w:b/>
          <w:color w:val="C00000"/>
          <w:sz w:val="28"/>
          <w:szCs w:val="28"/>
        </w:rPr>
        <w:t>方案1，通过双击监考教师姓名在信息框的下方显示“历史监考信息”。</w:t>
      </w:r>
    </w:p>
    <w:p w14:paraId="58942B6F" w14:textId="77777777" w:rsidR="00167548" w:rsidRPr="00167548" w:rsidRDefault="00167548" w:rsidP="00A81EEA">
      <w:pPr>
        <w:ind w:firstLineChars="200" w:firstLine="606"/>
        <w:rPr>
          <w:rFonts w:ascii="宋体"/>
          <w:b/>
          <w:color w:val="C00000"/>
          <w:sz w:val="28"/>
          <w:szCs w:val="28"/>
        </w:rPr>
      </w:pPr>
      <w:r w:rsidRPr="00167548">
        <w:rPr>
          <w:rFonts w:ascii="宋体" w:hint="eastAsia"/>
          <w:b/>
          <w:color w:val="C00000"/>
          <w:sz w:val="28"/>
          <w:szCs w:val="28"/>
        </w:rPr>
        <w:t>方案2，系统将具有扣分记录和被禁用过的监考教师姓名标红和标蓝，当鼠标放到姓名上时，弹出扣分历史记录（列信息有：备注）</w:t>
      </w:r>
    </w:p>
    <w:p w14:paraId="475329D9" w14:textId="77777777" w:rsidR="00167548" w:rsidRPr="00167548" w:rsidRDefault="00167548" w:rsidP="00A81EEA">
      <w:pPr>
        <w:ind w:firstLineChars="200" w:firstLine="606"/>
        <w:rPr>
          <w:rFonts w:ascii="宋体"/>
          <w:b/>
          <w:color w:val="C00000"/>
          <w:sz w:val="28"/>
          <w:szCs w:val="28"/>
        </w:rPr>
      </w:pPr>
      <w:r w:rsidRPr="00167548">
        <w:rPr>
          <w:rFonts w:ascii="宋体" w:hint="eastAsia"/>
          <w:b/>
          <w:color w:val="C00000"/>
          <w:sz w:val="28"/>
          <w:szCs w:val="28"/>
        </w:rPr>
        <w:t>（3）、“监考次数”，以年为单位，对安排过的监考教师的监考次数进行计数，次年计数恢复为“0”，这样大大减少监考教师重复被安排的现象。同时，在监考教师管理界面也能看到监考次数列。</w:t>
      </w:r>
      <w:ins w:id="0" w:author="景峰 荣" w:date="2017-05-21T17:39:00Z">
        <w:r w:rsidR="00A81EEA">
          <w:rPr>
            <w:rFonts w:ascii="宋体" w:hint="eastAsia"/>
            <w:b/>
            <w:color w:val="C00000"/>
            <w:sz w:val="28"/>
            <w:szCs w:val="28"/>
          </w:rPr>
          <w:t>统计最近一年的安排考试次数。</w:t>
        </w:r>
      </w:ins>
      <w:bookmarkStart w:id="1" w:name="_GoBack"/>
      <w:bookmarkEnd w:id="1"/>
    </w:p>
    <w:p w14:paraId="5C795295" w14:textId="77777777" w:rsidR="004568C6" w:rsidRPr="00167548" w:rsidRDefault="004568C6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3561F56C" w14:textId="77777777" w:rsidR="00E83A2F" w:rsidRDefault="00E83A2F" w:rsidP="00E83A2F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考务处理。</w:t>
      </w:r>
    </w:p>
    <w:p w14:paraId="0A10FB2B" w14:textId="77777777" w:rsidR="00E83A2F" w:rsidRDefault="00E83A2F" w:rsidP="00E83A2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启动确认</w:t>
      </w:r>
    </w:p>
    <w:p w14:paraId="4880464F" w14:textId="77777777" w:rsidR="007F31B1" w:rsidRDefault="00E83A2F" w:rsidP="007F31B1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此功能</w:t>
      </w:r>
      <w:r w:rsidR="007F31B1">
        <w:rPr>
          <w:rFonts w:ascii="仿宋" w:eastAsia="仿宋" w:hAnsi="仿宋" w:hint="eastAsia"/>
          <w:sz w:val="28"/>
          <w:szCs w:val="28"/>
        </w:rPr>
        <w:t>为</w:t>
      </w:r>
      <w:r>
        <w:rPr>
          <w:rFonts w:ascii="仿宋" w:eastAsia="仿宋" w:hAnsi="仿宋" w:hint="eastAsia"/>
          <w:sz w:val="28"/>
          <w:szCs w:val="28"/>
        </w:rPr>
        <w:t>，当管理员将申报监考的监考教师在平台中安排好监考后，</w:t>
      </w:r>
      <w:r w:rsidR="007F31B1">
        <w:rPr>
          <w:rFonts w:ascii="仿宋" w:eastAsia="仿宋" w:hAnsi="仿宋" w:hint="eastAsia"/>
          <w:sz w:val="28"/>
          <w:szCs w:val="28"/>
        </w:rPr>
        <w:t>启动确认功能；</w:t>
      </w:r>
      <w:r>
        <w:rPr>
          <w:rFonts w:ascii="仿宋" w:eastAsia="仿宋" w:hAnsi="仿宋" w:hint="eastAsia"/>
          <w:sz w:val="28"/>
          <w:szCs w:val="28"/>
        </w:rPr>
        <w:t>监考教师</w:t>
      </w:r>
      <w:r w:rsidR="007F31B1">
        <w:rPr>
          <w:rFonts w:ascii="仿宋" w:eastAsia="仿宋" w:hAnsi="仿宋" w:hint="eastAsia"/>
          <w:sz w:val="28"/>
          <w:szCs w:val="28"/>
        </w:rPr>
        <w:t>便可</w:t>
      </w:r>
      <w:r>
        <w:rPr>
          <w:rFonts w:ascii="仿宋" w:eastAsia="仿宋" w:hAnsi="仿宋" w:hint="eastAsia"/>
          <w:sz w:val="28"/>
          <w:szCs w:val="28"/>
        </w:rPr>
        <w:t>在平台上</w:t>
      </w:r>
      <w:r w:rsidR="007F31B1">
        <w:rPr>
          <w:rFonts w:ascii="仿宋" w:eastAsia="仿宋" w:hAnsi="仿宋" w:hint="eastAsia"/>
          <w:sz w:val="28"/>
          <w:szCs w:val="28"/>
        </w:rPr>
        <w:t>进行二次确认，并了解自己的执考信息。</w:t>
      </w:r>
    </w:p>
    <w:p w14:paraId="7C162C8C" w14:textId="77777777" w:rsidR="00667F21" w:rsidRPr="007F31B1" w:rsidRDefault="00667F21" w:rsidP="007F31B1">
      <w:pPr>
        <w:spacing w:line="360" w:lineRule="auto"/>
        <w:ind w:firstLineChars="200" w:firstLine="420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27D1A6" wp14:editId="7BA2D1B3">
            <wp:extent cx="5274310" cy="3116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D9E" w14:textId="77777777" w:rsidR="007F31B1" w:rsidRDefault="007F31B1" w:rsidP="007F31B1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考中处理</w:t>
      </w:r>
    </w:p>
    <w:p w14:paraId="2023C2DB" w14:textId="77777777" w:rsidR="007F31B1" w:rsidRDefault="00F81D57" w:rsidP="007F31B1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此功能为</w:t>
      </w:r>
      <w:r w:rsidR="007F31B1">
        <w:rPr>
          <w:rFonts w:ascii="仿宋" w:eastAsia="仿宋" w:hAnsi="仿宋" w:hint="eastAsia"/>
          <w:sz w:val="28"/>
          <w:szCs w:val="28"/>
        </w:rPr>
        <w:t>管理员可导出考试安排表</w:t>
      </w:r>
      <w:r w:rsidR="00F01A4A">
        <w:rPr>
          <w:rFonts w:ascii="仿宋" w:eastAsia="仿宋" w:hAnsi="仿宋" w:hint="eastAsia"/>
          <w:sz w:val="28"/>
          <w:szCs w:val="28"/>
        </w:rPr>
        <w:t>、</w:t>
      </w:r>
      <w:r w:rsidR="007F31B1">
        <w:rPr>
          <w:rFonts w:ascii="仿宋" w:eastAsia="仿宋" w:hAnsi="仿宋" w:hint="eastAsia"/>
          <w:sz w:val="28"/>
          <w:szCs w:val="28"/>
        </w:rPr>
        <w:t>导出考试录用人员</w:t>
      </w:r>
      <w:r w:rsidR="00F01A4A">
        <w:rPr>
          <w:rFonts w:ascii="仿宋" w:eastAsia="仿宋" w:hAnsi="仿宋" w:hint="eastAsia"/>
          <w:sz w:val="28"/>
          <w:szCs w:val="28"/>
        </w:rPr>
        <w:t>、</w:t>
      </w:r>
      <w:r w:rsidR="007F31B1">
        <w:rPr>
          <w:rFonts w:ascii="仿宋" w:eastAsia="仿宋" w:hAnsi="仿宋" w:hint="eastAsia"/>
          <w:sz w:val="28"/>
          <w:szCs w:val="28"/>
        </w:rPr>
        <w:t>导出考试申报但末录用人员</w:t>
      </w:r>
      <w:r w:rsidR="00F01A4A">
        <w:rPr>
          <w:rFonts w:ascii="仿宋" w:eastAsia="仿宋" w:hAnsi="仿宋" w:hint="eastAsia"/>
          <w:sz w:val="28"/>
          <w:szCs w:val="28"/>
        </w:rPr>
        <w:t>、</w:t>
      </w:r>
      <w:r w:rsidR="007F31B1">
        <w:rPr>
          <w:rFonts w:ascii="仿宋" w:eastAsia="仿宋" w:hAnsi="仿宋" w:hint="eastAsia"/>
          <w:sz w:val="28"/>
          <w:szCs w:val="28"/>
        </w:rPr>
        <w:t>导出考试申报未二次确认人员。</w:t>
      </w:r>
    </w:p>
    <w:p w14:paraId="16F71A29" w14:textId="77777777" w:rsidR="007F31B1" w:rsidRDefault="007F31B1" w:rsidP="007F31B1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可对部分监考教师</w:t>
      </w:r>
      <w:r w:rsidR="003F38BF">
        <w:rPr>
          <w:rFonts w:ascii="仿宋" w:eastAsia="仿宋" w:hAnsi="仿宋" w:hint="eastAsia"/>
          <w:sz w:val="28"/>
          <w:szCs w:val="28"/>
        </w:rPr>
        <w:t xml:space="preserve">进行评分 </w:t>
      </w:r>
      <w:r>
        <w:rPr>
          <w:rFonts w:ascii="仿宋" w:eastAsia="仿宋" w:hAnsi="仿宋" w:hint="eastAsia"/>
          <w:sz w:val="28"/>
          <w:szCs w:val="28"/>
        </w:rPr>
        <w:t>。</w:t>
      </w:r>
    </w:p>
    <w:p w14:paraId="20B35F21" w14:textId="77777777" w:rsidR="00E83A2F" w:rsidRDefault="00667F21" w:rsidP="00F01A4A">
      <w:pPr>
        <w:spacing w:line="360" w:lineRule="auto"/>
        <w:ind w:firstLineChars="200" w:firstLine="42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3053BEBB" wp14:editId="17C8EBC5">
            <wp:extent cx="5274310" cy="3286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2C5D" w14:textId="77777777" w:rsidR="00C9468C" w:rsidRDefault="00C9468C" w:rsidP="00F01A4A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</w:p>
    <w:p w14:paraId="0A93A82E" w14:textId="77777777" w:rsidR="00C9468C" w:rsidRDefault="00C9468C" w:rsidP="00F01A4A">
      <w:pPr>
        <w:spacing w:line="360" w:lineRule="auto"/>
        <w:ind w:firstLineChars="200" w:firstLine="560"/>
        <w:rPr>
          <w:rFonts w:ascii="仿宋" w:eastAsia="仿宋" w:hAnsi="仿宋"/>
          <w:sz w:val="28"/>
          <w:szCs w:val="28"/>
        </w:rPr>
      </w:pPr>
    </w:p>
    <w:p w14:paraId="5DA7AF9F" w14:textId="77777777" w:rsidR="003F38BF" w:rsidRDefault="003F38BF" w:rsidP="003F38B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结束考试</w:t>
      </w:r>
    </w:p>
    <w:p w14:paraId="05094879" w14:textId="77777777" w:rsidR="003F38BF" w:rsidRDefault="003F38BF" w:rsidP="003F38BF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结束本次考试</w:t>
      </w:r>
      <w:r w:rsidR="00031A70">
        <w:rPr>
          <w:rFonts w:ascii="仿宋" w:eastAsia="仿宋" w:hAnsi="仿宋" w:hint="eastAsia"/>
          <w:sz w:val="28"/>
          <w:szCs w:val="28"/>
        </w:rPr>
        <w:t>流程。</w:t>
      </w:r>
    </w:p>
    <w:p w14:paraId="502DF80A" w14:textId="77777777" w:rsidR="00031A70" w:rsidRDefault="00F01A4A" w:rsidP="003F38BF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1209A442" wp14:editId="16EF3A97">
            <wp:extent cx="4810796" cy="2086266"/>
            <wp:effectExtent l="0" t="0" r="889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6650" w14:textId="77777777" w:rsidR="003F38BF" w:rsidRDefault="003F38BF" w:rsidP="0077299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7B0EB3E5" w14:textId="77777777" w:rsidR="00F81D57" w:rsidRDefault="00F81D57" w:rsidP="0077299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7E18582A" w14:textId="77777777" w:rsidR="00F81D57" w:rsidRPr="00F81D57" w:rsidRDefault="00F81D57" w:rsidP="00772990">
      <w:pPr>
        <w:spacing w:line="360" w:lineRule="auto"/>
        <w:rPr>
          <w:rFonts w:ascii="仿宋" w:eastAsia="仿宋" w:hAnsi="仿宋"/>
          <w:b/>
          <w:sz w:val="28"/>
          <w:szCs w:val="28"/>
        </w:rPr>
      </w:pPr>
      <w:r w:rsidRPr="00F81D57">
        <w:rPr>
          <w:rFonts w:ascii="仿宋" w:eastAsia="仿宋" w:hAnsi="仿宋" w:hint="eastAsia"/>
          <w:b/>
          <w:sz w:val="28"/>
          <w:szCs w:val="28"/>
        </w:rPr>
        <w:t>以下功能为辅助查询功能</w:t>
      </w:r>
    </w:p>
    <w:p w14:paraId="06FB4CC1" w14:textId="77777777" w:rsidR="003F38BF" w:rsidRDefault="00031A70" w:rsidP="00031A7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监考申报</w:t>
      </w:r>
    </w:p>
    <w:p w14:paraId="71BC4793" w14:textId="77777777" w:rsidR="003F38BF" w:rsidRDefault="00031A70" w:rsidP="003F38BF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管理员可对监考库里的监考教师进行</w:t>
      </w:r>
      <w:r w:rsidR="00F01A4A">
        <w:rPr>
          <w:rFonts w:ascii="仿宋" w:eastAsia="仿宋" w:hAnsi="仿宋" w:hint="eastAsia"/>
          <w:sz w:val="28"/>
          <w:szCs w:val="28"/>
        </w:rPr>
        <w:t>手工</w:t>
      </w:r>
      <w:r>
        <w:rPr>
          <w:rFonts w:ascii="仿宋" w:eastAsia="仿宋" w:hAnsi="仿宋" w:hint="eastAsia"/>
          <w:sz w:val="28"/>
          <w:szCs w:val="28"/>
        </w:rPr>
        <w:t>申报。</w:t>
      </w:r>
    </w:p>
    <w:p w14:paraId="5F12CCD5" w14:textId="77777777" w:rsidR="00031A70" w:rsidRDefault="00031A70" w:rsidP="003F38BF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72A778B0" wp14:editId="1DCDDCDE">
            <wp:extent cx="5274310" cy="2902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0016" w14:textId="77777777" w:rsidR="00031A70" w:rsidRDefault="00031A70" w:rsidP="003F38BF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</w:p>
    <w:p w14:paraId="5E953DBB" w14:textId="77777777" w:rsidR="00031A70" w:rsidRDefault="00031A70" w:rsidP="00031A7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已申报列表</w:t>
      </w:r>
    </w:p>
    <w:p w14:paraId="1E6E24F3" w14:textId="77777777" w:rsidR="00667F21" w:rsidRDefault="00667F21" w:rsidP="00667F21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可查看已申报监考教师信息，同时管理员可取消列表中已申报人员。</w:t>
      </w:r>
    </w:p>
    <w:p w14:paraId="028C34FB" w14:textId="77777777" w:rsidR="00031A70" w:rsidRDefault="00031A70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7D9EFDE5" wp14:editId="577F44CF">
            <wp:extent cx="5615693" cy="280987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8529" cy="2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539" w14:textId="77777777" w:rsidR="00C9468C" w:rsidRDefault="00C9468C" w:rsidP="00031A7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4075E3B6" w14:textId="77777777" w:rsidR="00C9468C" w:rsidRDefault="00C9468C" w:rsidP="00C9468C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监考确认</w:t>
      </w:r>
    </w:p>
    <w:p w14:paraId="05AD8C18" w14:textId="77777777" w:rsidR="00C9468C" w:rsidRDefault="00C9468C" w:rsidP="00C9468C">
      <w:pPr>
        <w:pStyle w:val="a3"/>
        <w:spacing w:line="360" w:lineRule="auto"/>
        <w:ind w:left="42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可查看已进行二次确认的监考教师，同时管理可以取消相关人员确认状态。</w:t>
      </w:r>
    </w:p>
    <w:p w14:paraId="6DE4396D" w14:textId="77777777" w:rsidR="00C9468C" w:rsidRDefault="00C9468C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487F9489" wp14:editId="617235B7">
            <wp:extent cx="5274310" cy="1798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FA17" w14:textId="77777777" w:rsidR="00C9468C" w:rsidRDefault="00C9468C" w:rsidP="00031A7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1A3628FD" w14:textId="77777777" w:rsidR="00C9468C" w:rsidRDefault="00C9468C" w:rsidP="00031A7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ACF2337" w14:textId="77777777" w:rsidR="00772990" w:rsidRDefault="00772990" w:rsidP="00772990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考试历史查询</w:t>
      </w:r>
    </w:p>
    <w:p w14:paraId="6786BC63" w14:textId="77777777" w:rsidR="00772990" w:rsidRDefault="00772990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可查找相关监考教师的</w:t>
      </w:r>
      <w:r w:rsidR="00CE671D">
        <w:rPr>
          <w:rFonts w:ascii="仿宋" w:eastAsia="仿宋" w:hAnsi="仿宋" w:hint="eastAsia"/>
          <w:sz w:val="28"/>
          <w:szCs w:val="28"/>
        </w:rPr>
        <w:t>所有</w:t>
      </w:r>
      <w:r>
        <w:rPr>
          <w:rFonts w:ascii="仿宋" w:eastAsia="仿宋" w:hAnsi="仿宋" w:hint="eastAsia"/>
          <w:sz w:val="28"/>
          <w:szCs w:val="28"/>
        </w:rPr>
        <w:t>执考记录。</w:t>
      </w:r>
    </w:p>
    <w:p w14:paraId="36F5FFC7" w14:textId="77777777" w:rsidR="00772990" w:rsidRDefault="00772990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83A789" wp14:editId="56BF2EDA">
            <wp:extent cx="5274310" cy="3622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8A8" w14:textId="77777777" w:rsidR="00A65F78" w:rsidRDefault="00A65F78" w:rsidP="00031A70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512443D2" w14:textId="77777777" w:rsidR="00A65F78" w:rsidRDefault="00A65F78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信息维护：</w:t>
      </w:r>
    </w:p>
    <w:p w14:paraId="774AB15E" w14:textId="77777777" w:rsidR="00A65F78" w:rsidRDefault="00E86013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更新</w:t>
      </w:r>
      <w:r w:rsidR="00A65F78">
        <w:rPr>
          <w:rFonts w:ascii="仿宋" w:eastAsia="仿宋" w:hAnsi="仿宋" w:hint="eastAsia"/>
          <w:sz w:val="28"/>
          <w:szCs w:val="28"/>
        </w:rPr>
        <w:t>《用户申报流程注意事项》及《执考通知单注意事项》.</w:t>
      </w:r>
    </w:p>
    <w:p w14:paraId="07835A70" w14:textId="77777777" w:rsidR="00772990" w:rsidRDefault="00A65F78" w:rsidP="00031A70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7F75333D" wp14:editId="4E3BA764">
            <wp:extent cx="5274310" cy="27724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34C2" w14:textId="77777777" w:rsidR="00772990" w:rsidRDefault="00772990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5BC1C78C" w14:textId="77777777" w:rsidR="00772990" w:rsidRDefault="00772990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3411343B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系统管理员管理</w:t>
      </w:r>
    </w:p>
    <w:p w14:paraId="130D8444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增加、修改、删除系统管理员及其权限功能等功能。</w:t>
      </w:r>
    </w:p>
    <w:p w14:paraId="0897ED76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61918776" wp14:editId="2706956E">
            <wp:extent cx="5274310" cy="9239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89A7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429F7574" wp14:editId="7A69AA78">
            <wp:extent cx="5274310" cy="16071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B7F1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09B5E16" w14:textId="77777777" w:rsidR="00A65F78" w:rsidRDefault="00A65F78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03753B0D" w14:textId="77777777" w:rsidR="00A65F78" w:rsidRPr="006010BB" w:rsidRDefault="00A65F78" w:rsidP="00EC259B">
      <w:pPr>
        <w:spacing w:line="360" w:lineRule="auto"/>
        <w:rPr>
          <w:rFonts w:ascii="仿宋" w:eastAsia="仿宋" w:hAnsi="仿宋"/>
          <w:b/>
          <w:sz w:val="28"/>
          <w:szCs w:val="28"/>
        </w:rPr>
      </w:pPr>
      <w:r w:rsidRPr="006010BB">
        <w:rPr>
          <w:rFonts w:ascii="仿宋" w:eastAsia="仿宋" w:hAnsi="仿宋" w:hint="eastAsia"/>
          <w:b/>
          <w:sz w:val="28"/>
          <w:szCs w:val="28"/>
        </w:rPr>
        <w:t>2.监考教师模块</w:t>
      </w:r>
    </w:p>
    <w:p w14:paraId="43671905" w14:textId="77777777" w:rsidR="008C0F1A" w:rsidRPr="00BB2B65" w:rsidRDefault="008C0F1A" w:rsidP="00A65F78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b/>
          <w:color w:val="FF0000"/>
          <w:sz w:val="28"/>
          <w:szCs w:val="28"/>
        </w:rPr>
      </w:pPr>
      <w:bookmarkStart w:id="2" w:name="_Toc228871560"/>
      <w:r w:rsidRPr="00BB2B65">
        <w:rPr>
          <w:rFonts w:ascii="仿宋_GB2312" w:eastAsia="仿宋_GB2312" w:hint="eastAsia"/>
          <w:b/>
          <w:color w:val="FF0000"/>
          <w:sz w:val="28"/>
          <w:szCs w:val="28"/>
        </w:rPr>
        <w:t>用户注册</w:t>
      </w:r>
      <w:bookmarkEnd w:id="2"/>
    </w:p>
    <w:p w14:paraId="6537B09A" w14:textId="77777777" w:rsidR="008C0F1A" w:rsidRPr="00BB2B65" w:rsidRDefault="00F73728" w:rsidP="008C0F1A">
      <w:pPr>
        <w:spacing w:line="540" w:lineRule="exact"/>
        <w:ind w:firstLine="574"/>
        <w:rPr>
          <w:rFonts w:ascii="仿宋_GB2312" w:eastAsia="仿宋_GB2312"/>
          <w:b/>
          <w:color w:val="FF0000"/>
          <w:sz w:val="28"/>
          <w:szCs w:val="28"/>
        </w:rPr>
      </w:pPr>
      <w:r>
        <w:rPr>
          <w:rFonts w:ascii="仿宋_GB2312" w:eastAsia="仿宋_GB2312" w:hint="eastAsia"/>
          <w:b/>
          <w:color w:val="FF0000"/>
          <w:sz w:val="28"/>
          <w:szCs w:val="28"/>
        </w:rPr>
        <w:t>注册时需填写提交真实姓名、身份证号</w:t>
      </w:r>
      <w:r w:rsidR="008C0F1A" w:rsidRPr="00BB2B65">
        <w:rPr>
          <w:rFonts w:ascii="仿宋_GB2312" w:eastAsia="仿宋_GB2312" w:hint="eastAsia"/>
          <w:b/>
          <w:color w:val="FF0000"/>
          <w:sz w:val="28"/>
          <w:szCs w:val="28"/>
        </w:rPr>
        <w:t>、身份类别（校内职工、研究生[毕业年限]）、手机、电子邮件地址等信息，注册成功后无法自行修改身份证号和名称。</w:t>
      </w:r>
    </w:p>
    <w:p w14:paraId="247EF158" w14:textId="77777777" w:rsidR="000879C1" w:rsidRPr="00AD4438" w:rsidRDefault="00AD4438" w:rsidP="00AD4438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color w:val="000000" w:themeColor="text1"/>
          <w:sz w:val="28"/>
          <w:szCs w:val="28"/>
        </w:rPr>
      </w:pPr>
      <w:r w:rsidRPr="00AD4438">
        <w:rPr>
          <w:rFonts w:ascii="仿宋_GB2312" w:eastAsia="仿宋_GB2312" w:hint="eastAsia"/>
          <w:color w:val="000000" w:themeColor="text1"/>
          <w:sz w:val="28"/>
          <w:szCs w:val="28"/>
        </w:rPr>
        <w:t>查看个人信息及密码</w:t>
      </w:r>
    </w:p>
    <w:p w14:paraId="34FD77F0" w14:textId="77777777" w:rsidR="00AD4438" w:rsidRDefault="004A0A9E" w:rsidP="004A0A9E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用查看个人信息，修改个人手机、特长、</w:t>
      </w:r>
      <w:r w:rsidR="00AD4438" w:rsidRPr="004A0A9E">
        <w:rPr>
          <w:rFonts w:ascii="仿宋" w:eastAsia="仿宋" w:hAnsi="仿宋" w:hint="eastAsia"/>
          <w:sz w:val="28"/>
          <w:szCs w:val="28"/>
        </w:rPr>
        <w:t>密码等内容。</w:t>
      </w:r>
    </w:p>
    <w:p w14:paraId="7AEF0A26" w14:textId="77777777" w:rsidR="004A0A9E" w:rsidRDefault="004A0A9E" w:rsidP="004A0A9E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DBACD" wp14:editId="03B41208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5D73" w14:textId="77777777" w:rsidR="004A0A9E" w:rsidRDefault="004A0A9E" w:rsidP="004A0A9E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EBED22E" w14:textId="77777777" w:rsidR="004A0A9E" w:rsidRPr="004A0A9E" w:rsidRDefault="004A0A9E" w:rsidP="004A0A9E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color w:val="000000" w:themeColor="text1"/>
          <w:sz w:val="28"/>
          <w:szCs w:val="28"/>
        </w:rPr>
      </w:pPr>
      <w:r w:rsidRPr="004A0A9E">
        <w:rPr>
          <w:rFonts w:ascii="仿宋_GB2312" w:eastAsia="仿宋_GB2312" w:hint="eastAsia"/>
          <w:color w:val="000000" w:themeColor="text1"/>
          <w:sz w:val="28"/>
          <w:szCs w:val="28"/>
        </w:rPr>
        <w:t>监考注意事项</w:t>
      </w:r>
    </w:p>
    <w:p w14:paraId="6991FA89" w14:textId="77777777" w:rsidR="004A0A9E" w:rsidRPr="004A0A9E" w:rsidRDefault="004A0A9E" w:rsidP="004A0A9E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20455315" w14:textId="77777777" w:rsidR="00AD4438" w:rsidRDefault="005568FD" w:rsidP="00AD4438">
      <w:pPr>
        <w:spacing w:line="540" w:lineRule="exac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E24824B" wp14:editId="49A732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1335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截图201610181900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10307" w14:textId="77777777" w:rsidR="008C0F1A" w:rsidRPr="004A0A9E" w:rsidRDefault="005568FD" w:rsidP="00A65F78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color w:val="000000" w:themeColor="text1"/>
          <w:sz w:val="28"/>
          <w:szCs w:val="28"/>
        </w:rPr>
      </w:pPr>
      <w:r w:rsidRPr="004A0A9E">
        <w:rPr>
          <w:rFonts w:ascii="仿宋_GB2312" w:eastAsia="仿宋_GB2312" w:hint="eastAsia"/>
          <w:color w:val="000000" w:themeColor="text1"/>
          <w:sz w:val="28"/>
          <w:szCs w:val="28"/>
        </w:rPr>
        <w:t>监考网上申报</w:t>
      </w:r>
    </w:p>
    <w:p w14:paraId="3C2DF870" w14:textId="77777777" w:rsidR="008C0F1A" w:rsidRDefault="008C0F1A" w:rsidP="008C0F1A">
      <w:pPr>
        <w:spacing w:line="540" w:lineRule="exact"/>
        <w:ind w:firstLine="574"/>
        <w:rPr>
          <w:rFonts w:ascii="仿宋_GB2312" w:eastAsia="仿宋_GB2312"/>
          <w:sz w:val="28"/>
          <w:szCs w:val="28"/>
        </w:rPr>
      </w:pPr>
      <w:r w:rsidRPr="00FB54FE">
        <w:rPr>
          <w:rFonts w:ascii="仿宋_GB2312" w:eastAsia="仿宋_GB2312" w:hint="eastAsia"/>
          <w:sz w:val="28"/>
          <w:szCs w:val="28"/>
        </w:rPr>
        <w:t>对即将进行考试的信息进行阅读，并可以报名参加监考，报名后收到回馈信息后进行责任书确认，即可参加监考工作，</w:t>
      </w:r>
      <w:r w:rsidRPr="004A0A9E">
        <w:rPr>
          <w:rFonts w:ascii="仿宋_GB2312" w:eastAsia="仿宋_GB2312" w:hint="eastAsia"/>
          <w:color w:val="FF0000"/>
          <w:sz w:val="28"/>
          <w:szCs w:val="28"/>
        </w:rPr>
        <w:t>在考前约定时间内提出取消申请不影响评分。</w:t>
      </w:r>
    </w:p>
    <w:p w14:paraId="4AA0B2CF" w14:textId="77777777" w:rsidR="00E03010" w:rsidRDefault="00E03010" w:rsidP="00EC259B">
      <w:pPr>
        <w:spacing w:line="360" w:lineRule="auto"/>
        <w:rPr>
          <w:noProof/>
        </w:rPr>
      </w:pPr>
    </w:p>
    <w:p w14:paraId="11F88C0A" w14:textId="77777777" w:rsidR="00A305DB" w:rsidRDefault="00E03010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43FFB0" wp14:editId="01B4DDFB">
            <wp:extent cx="5274310" cy="2521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1123" w14:textId="77777777" w:rsidR="00E03010" w:rsidRDefault="00E03010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1A9B135B" w14:textId="77777777" w:rsidR="00051942" w:rsidRPr="00051942" w:rsidRDefault="007D4ACD" w:rsidP="00A81EEA">
      <w:pPr>
        <w:spacing w:line="400" w:lineRule="exact"/>
        <w:ind w:firstLineChars="196" w:firstLine="509"/>
        <w:rPr>
          <w:rFonts w:ascii="宋体"/>
          <w:b/>
          <w:color w:val="C00000"/>
          <w:sz w:val="24"/>
          <w:szCs w:val="30"/>
        </w:rPr>
      </w:pPr>
      <w:r>
        <w:rPr>
          <w:rFonts w:ascii="宋体" w:hint="eastAsia"/>
          <w:b/>
          <w:color w:val="C00000"/>
          <w:sz w:val="24"/>
          <w:szCs w:val="30"/>
        </w:rPr>
        <w:t>增加四</w:t>
      </w:r>
      <w:r w:rsidR="00051942">
        <w:rPr>
          <w:rFonts w:ascii="宋体" w:hint="eastAsia"/>
          <w:b/>
          <w:color w:val="C00000"/>
          <w:sz w:val="24"/>
          <w:szCs w:val="30"/>
        </w:rPr>
        <w:t>种状态提示</w:t>
      </w:r>
      <w:r w:rsidR="00051942" w:rsidRPr="00051942">
        <w:rPr>
          <w:rFonts w:ascii="宋体" w:hint="eastAsia"/>
          <w:b/>
          <w:color w:val="C00000"/>
          <w:sz w:val="24"/>
          <w:szCs w:val="30"/>
        </w:rPr>
        <w:t>：“未开始确认”、“暂停确认”、“已过二次确认时间”</w:t>
      </w:r>
      <w:r>
        <w:rPr>
          <w:rFonts w:ascii="宋体" w:hint="eastAsia"/>
          <w:b/>
          <w:color w:val="C00000"/>
          <w:sz w:val="24"/>
          <w:szCs w:val="30"/>
        </w:rPr>
        <w:t>、“末被安排”</w:t>
      </w:r>
    </w:p>
    <w:p w14:paraId="4A4240E8" w14:textId="77777777" w:rsidR="00051942" w:rsidRPr="00051942" w:rsidRDefault="007D4ACD" w:rsidP="00051942">
      <w:pPr>
        <w:spacing w:line="400" w:lineRule="exact"/>
        <w:rPr>
          <w:rFonts w:ascii="宋体"/>
          <w:color w:val="C00000"/>
          <w:sz w:val="24"/>
          <w:szCs w:val="30"/>
        </w:rPr>
      </w:pPr>
      <w:r>
        <w:rPr>
          <w:rFonts w:ascii="宋体" w:hAnsi="宋体" w:hint="eastAsia"/>
          <w:color w:val="C00000"/>
          <w:sz w:val="24"/>
          <w:szCs w:val="30"/>
        </w:rPr>
        <w:t>1.</w:t>
      </w:r>
      <w:r w:rsidR="00051942" w:rsidRPr="00051942">
        <w:rPr>
          <w:rFonts w:ascii="宋体" w:hint="eastAsia"/>
          <w:color w:val="C00000"/>
          <w:sz w:val="24"/>
          <w:szCs w:val="30"/>
        </w:rPr>
        <w:t>未开始确认。此状态在启动确认之前。</w:t>
      </w:r>
    </w:p>
    <w:p w14:paraId="6AC0DC9F" w14:textId="77777777" w:rsidR="00051942" w:rsidRPr="00051942" w:rsidRDefault="007D4ACD" w:rsidP="00051942">
      <w:pPr>
        <w:spacing w:line="400" w:lineRule="exact"/>
        <w:rPr>
          <w:rFonts w:ascii="宋体"/>
          <w:color w:val="C00000"/>
          <w:sz w:val="24"/>
          <w:szCs w:val="30"/>
        </w:rPr>
      </w:pPr>
      <w:r>
        <w:rPr>
          <w:rFonts w:ascii="宋体" w:hAnsi="宋体" w:hint="eastAsia"/>
          <w:color w:val="C00000"/>
          <w:sz w:val="24"/>
          <w:szCs w:val="30"/>
        </w:rPr>
        <w:t>2.</w:t>
      </w:r>
      <w:r w:rsidR="00051942" w:rsidRPr="00051942">
        <w:rPr>
          <w:rFonts w:ascii="宋体" w:hint="eastAsia"/>
          <w:color w:val="C00000"/>
          <w:sz w:val="24"/>
          <w:szCs w:val="30"/>
        </w:rPr>
        <w:t>暂停确认。最好有个提示“管理员正在处理系统，请您耐心等待确认！”。</w:t>
      </w:r>
    </w:p>
    <w:p w14:paraId="03DC9F86" w14:textId="77777777" w:rsidR="00051942" w:rsidRPr="00051942" w:rsidRDefault="00051942" w:rsidP="00051942">
      <w:pPr>
        <w:spacing w:line="400" w:lineRule="exact"/>
        <w:rPr>
          <w:rFonts w:ascii="宋体"/>
          <w:color w:val="C00000"/>
          <w:sz w:val="24"/>
          <w:szCs w:val="30"/>
        </w:rPr>
      </w:pPr>
      <w:r w:rsidRPr="00051942">
        <w:rPr>
          <w:rFonts w:ascii="宋体" w:hint="eastAsia"/>
          <w:color w:val="C00000"/>
          <w:sz w:val="24"/>
          <w:szCs w:val="30"/>
        </w:rPr>
        <w:t>启动确认后，如果工作人员根据需要停止确认，这时系统可以给用户一个这样的提示。</w:t>
      </w:r>
    </w:p>
    <w:p w14:paraId="41E09067" w14:textId="77777777" w:rsidR="00051942" w:rsidRPr="00051942" w:rsidRDefault="007D4ACD" w:rsidP="00051942">
      <w:pPr>
        <w:spacing w:line="400" w:lineRule="exact"/>
        <w:rPr>
          <w:rFonts w:ascii="宋体" w:hAnsi="宋体"/>
          <w:color w:val="C00000"/>
          <w:sz w:val="24"/>
          <w:szCs w:val="30"/>
        </w:rPr>
      </w:pPr>
      <w:r>
        <w:rPr>
          <w:rFonts w:ascii="宋体" w:hAnsi="宋体" w:hint="eastAsia"/>
          <w:color w:val="C00000"/>
          <w:sz w:val="24"/>
          <w:szCs w:val="30"/>
        </w:rPr>
        <w:t>3.</w:t>
      </w:r>
      <w:r w:rsidR="00051942" w:rsidRPr="00051942">
        <w:rPr>
          <w:rFonts w:ascii="宋体" w:hAnsi="宋体" w:hint="eastAsia"/>
          <w:color w:val="C00000"/>
          <w:sz w:val="24"/>
          <w:szCs w:val="30"/>
        </w:rPr>
        <w:t>已过二次确认时间</w:t>
      </w:r>
    </w:p>
    <w:p w14:paraId="5F108626" w14:textId="77777777" w:rsidR="00051942" w:rsidRDefault="00051942" w:rsidP="00051942">
      <w:pPr>
        <w:spacing w:line="400" w:lineRule="exact"/>
        <w:rPr>
          <w:rFonts w:ascii="宋体"/>
          <w:color w:val="C00000"/>
          <w:sz w:val="24"/>
          <w:szCs w:val="30"/>
        </w:rPr>
      </w:pPr>
      <w:r w:rsidRPr="00051942">
        <w:rPr>
          <w:rFonts w:ascii="宋体" w:hint="eastAsia"/>
          <w:color w:val="C00000"/>
          <w:sz w:val="24"/>
          <w:szCs w:val="30"/>
        </w:rPr>
        <w:t>告知未二次确认的监考教师，已过了二次确认时间。</w:t>
      </w:r>
    </w:p>
    <w:p w14:paraId="17F74BA1" w14:textId="77777777" w:rsidR="007D4ACD" w:rsidRPr="007D4ACD" w:rsidRDefault="007D4ACD" w:rsidP="00051942">
      <w:pPr>
        <w:spacing w:line="400" w:lineRule="exact"/>
        <w:rPr>
          <w:rFonts w:ascii="宋体" w:hAnsi="宋体"/>
          <w:color w:val="C00000"/>
          <w:sz w:val="24"/>
          <w:szCs w:val="30"/>
        </w:rPr>
      </w:pPr>
      <w:r>
        <w:rPr>
          <w:rFonts w:ascii="宋体" w:hAnsi="宋体" w:hint="eastAsia"/>
          <w:color w:val="C00000"/>
          <w:sz w:val="24"/>
          <w:szCs w:val="30"/>
        </w:rPr>
        <w:t>4．</w:t>
      </w:r>
      <w:r w:rsidRPr="007D4ACD">
        <w:rPr>
          <w:rFonts w:ascii="宋体" w:hAnsi="宋体" w:hint="eastAsia"/>
          <w:color w:val="C00000"/>
          <w:sz w:val="24"/>
          <w:szCs w:val="30"/>
        </w:rPr>
        <w:t>末被安排</w:t>
      </w:r>
      <w:r>
        <w:rPr>
          <w:rFonts w:ascii="宋体" w:hAnsi="宋体" w:hint="eastAsia"/>
          <w:color w:val="C00000"/>
          <w:sz w:val="24"/>
          <w:szCs w:val="30"/>
        </w:rPr>
        <w:t>。指监考教师申报考试后，末被安排执考</w:t>
      </w:r>
      <w:r w:rsidR="00E9704C">
        <w:rPr>
          <w:rFonts w:ascii="宋体" w:hAnsi="宋体" w:hint="eastAsia"/>
          <w:color w:val="C00000"/>
          <w:sz w:val="24"/>
          <w:szCs w:val="30"/>
        </w:rPr>
        <w:t>。</w:t>
      </w:r>
    </w:p>
    <w:p w14:paraId="051D2194" w14:textId="77777777" w:rsidR="00E03010" w:rsidRPr="004A0A9E" w:rsidRDefault="00004D56" w:rsidP="004A0A9E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color w:val="000000" w:themeColor="text1"/>
          <w:sz w:val="28"/>
          <w:szCs w:val="28"/>
        </w:rPr>
      </w:pPr>
      <w:r w:rsidRPr="004A0A9E">
        <w:rPr>
          <w:rFonts w:ascii="仿宋_GB2312" w:eastAsia="仿宋_GB2312" w:hint="eastAsia"/>
          <w:color w:val="000000" w:themeColor="text1"/>
          <w:sz w:val="28"/>
          <w:szCs w:val="28"/>
        </w:rPr>
        <w:t>考场查询</w:t>
      </w:r>
    </w:p>
    <w:p w14:paraId="499DE62F" w14:textId="77777777" w:rsidR="00004D56" w:rsidRDefault="00004D56" w:rsidP="004A0A9E">
      <w:pPr>
        <w:spacing w:line="360" w:lineRule="auto"/>
        <w:ind w:firstLineChars="300" w:firstLine="84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查询监考教师执考信息。</w:t>
      </w:r>
    </w:p>
    <w:p w14:paraId="4994747D" w14:textId="77777777" w:rsidR="00004D56" w:rsidRDefault="00004D56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5F45A9F6" w14:textId="77777777" w:rsidR="00E03010" w:rsidRDefault="00E03010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12B48DE6" wp14:editId="33B46E60">
            <wp:extent cx="5274310" cy="15144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384F" w14:textId="77777777" w:rsidR="00DA76A5" w:rsidRDefault="00DA76A5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33FADE6E" w14:textId="77777777" w:rsidR="00DA76A5" w:rsidRDefault="00DA76A5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3A33F07D" w14:textId="77777777" w:rsidR="00DA76A5" w:rsidRDefault="00DA76A5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759DACAB" w14:textId="77777777" w:rsidR="00DA76A5" w:rsidRDefault="00DA76A5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3CF62457" w14:textId="77777777" w:rsidR="00004D56" w:rsidRPr="004A0A9E" w:rsidRDefault="00004D56" w:rsidP="004A0A9E">
      <w:pPr>
        <w:pStyle w:val="a3"/>
        <w:numPr>
          <w:ilvl w:val="0"/>
          <w:numId w:val="6"/>
        </w:numPr>
        <w:spacing w:line="540" w:lineRule="exact"/>
        <w:ind w:firstLineChars="0"/>
        <w:rPr>
          <w:rFonts w:ascii="仿宋_GB2312" w:eastAsia="仿宋_GB2312"/>
          <w:color w:val="000000" w:themeColor="text1"/>
          <w:sz w:val="28"/>
          <w:szCs w:val="28"/>
        </w:rPr>
      </w:pPr>
      <w:r w:rsidRPr="004A0A9E">
        <w:rPr>
          <w:rFonts w:ascii="仿宋_GB2312" w:eastAsia="仿宋_GB2312" w:hint="eastAsia"/>
          <w:color w:val="000000" w:themeColor="text1"/>
          <w:sz w:val="28"/>
          <w:szCs w:val="28"/>
        </w:rPr>
        <w:t>历史监考查询</w:t>
      </w:r>
    </w:p>
    <w:p w14:paraId="49DD0023" w14:textId="77777777" w:rsidR="00004D56" w:rsidRDefault="00004D56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查询监考教师历来执考记录。</w:t>
      </w:r>
    </w:p>
    <w:p w14:paraId="3E5B1316" w14:textId="77777777" w:rsidR="00E03010" w:rsidRDefault="00E03010" w:rsidP="00EC259B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inline distT="0" distB="0" distL="0" distR="0" wp14:anchorId="2BFB1DBC" wp14:editId="5BB08C5D">
            <wp:extent cx="5274310" cy="13220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FAB3" w14:textId="77777777" w:rsidR="0072439F" w:rsidRDefault="0072439F" w:rsidP="0072439F">
      <w:pPr>
        <w:spacing w:line="540" w:lineRule="exact"/>
        <w:rPr>
          <w:rFonts w:ascii="仿宋_GB2312" w:eastAsia="仿宋_GB2312"/>
          <w:color w:val="000000" w:themeColor="text1"/>
          <w:sz w:val="28"/>
          <w:szCs w:val="28"/>
        </w:rPr>
      </w:pPr>
    </w:p>
    <w:p w14:paraId="32597859" w14:textId="77777777" w:rsidR="0072439F" w:rsidRDefault="0072439F" w:rsidP="0072439F">
      <w:pPr>
        <w:spacing w:line="540" w:lineRule="exact"/>
        <w:rPr>
          <w:rFonts w:ascii="仿宋_GB2312" w:eastAsia="仿宋_GB2312"/>
          <w:color w:val="000000" w:themeColor="text1"/>
          <w:sz w:val="28"/>
          <w:szCs w:val="28"/>
        </w:rPr>
      </w:pPr>
    </w:p>
    <w:p w14:paraId="2D6AC793" w14:textId="77777777" w:rsidR="00B94D70" w:rsidRPr="006C0E6A" w:rsidRDefault="0072439F" w:rsidP="0072439F">
      <w:pPr>
        <w:spacing w:line="360" w:lineRule="auto"/>
        <w:rPr>
          <w:rFonts w:ascii="仿宋" w:eastAsia="仿宋" w:hAnsi="仿宋"/>
          <w:b/>
          <w:color w:val="FF0000"/>
          <w:sz w:val="28"/>
          <w:szCs w:val="28"/>
        </w:rPr>
      </w:pPr>
      <w:r w:rsidRPr="006C0E6A">
        <w:rPr>
          <w:rFonts w:ascii="仿宋" w:eastAsia="仿宋" w:hAnsi="仿宋" w:hint="eastAsia"/>
          <w:b/>
          <w:color w:val="FF0000"/>
          <w:sz w:val="28"/>
          <w:szCs w:val="28"/>
        </w:rPr>
        <w:t>3.</w:t>
      </w:r>
      <w:r w:rsidR="00B94D70" w:rsidRPr="006C0E6A">
        <w:rPr>
          <w:rFonts w:ascii="仿宋" w:eastAsia="仿宋" w:hAnsi="仿宋" w:hint="eastAsia"/>
          <w:b/>
          <w:color w:val="FF0000"/>
          <w:sz w:val="28"/>
          <w:szCs w:val="28"/>
        </w:rPr>
        <w:t>增加站内信功能</w:t>
      </w:r>
    </w:p>
    <w:p w14:paraId="747712B0" w14:textId="77777777" w:rsidR="00B94D70" w:rsidRPr="006C0E6A" w:rsidRDefault="00B94D70" w:rsidP="00B94D70">
      <w:pPr>
        <w:spacing w:line="540" w:lineRule="exact"/>
        <w:ind w:left="280"/>
        <w:rPr>
          <w:rFonts w:ascii="仿宋_GB2312" w:eastAsia="仿宋_GB2312"/>
          <w:color w:val="FF0000"/>
          <w:sz w:val="28"/>
          <w:szCs w:val="28"/>
        </w:rPr>
      </w:pPr>
      <w:r w:rsidRPr="006C0E6A">
        <w:rPr>
          <w:rFonts w:ascii="仿宋_GB2312" w:eastAsia="仿宋_GB2312" w:hint="eastAsia"/>
          <w:color w:val="FF0000"/>
          <w:sz w:val="28"/>
          <w:szCs w:val="28"/>
        </w:rPr>
        <w:t>监考教师可以</w:t>
      </w:r>
      <w:r w:rsidR="0072439F" w:rsidRPr="006C0E6A">
        <w:rPr>
          <w:rFonts w:ascii="仿宋_GB2312" w:eastAsia="仿宋_GB2312" w:hint="eastAsia"/>
          <w:color w:val="FF0000"/>
          <w:sz w:val="28"/>
          <w:szCs w:val="28"/>
        </w:rPr>
        <w:t>给</w:t>
      </w:r>
      <w:r w:rsidRPr="006C0E6A">
        <w:rPr>
          <w:rFonts w:ascii="仿宋_GB2312" w:eastAsia="仿宋_GB2312" w:hint="eastAsia"/>
          <w:color w:val="FF0000"/>
          <w:sz w:val="28"/>
          <w:szCs w:val="28"/>
        </w:rPr>
        <w:t>管理员发站内信</w:t>
      </w:r>
      <w:r w:rsidR="002B51E3" w:rsidRPr="006C0E6A">
        <w:rPr>
          <w:rFonts w:ascii="仿宋_GB2312" w:eastAsia="仿宋_GB2312" w:hint="eastAsia"/>
          <w:color w:val="FF0000"/>
          <w:sz w:val="28"/>
          <w:szCs w:val="28"/>
        </w:rPr>
        <w:t>。管理员可</w:t>
      </w:r>
      <w:r w:rsidR="00D87D9F" w:rsidRPr="006C0E6A">
        <w:rPr>
          <w:rFonts w:ascii="仿宋_GB2312" w:eastAsia="仿宋_GB2312" w:hint="eastAsia"/>
          <w:color w:val="FF0000"/>
          <w:sz w:val="28"/>
          <w:szCs w:val="28"/>
        </w:rPr>
        <w:t>发站内公告。</w:t>
      </w:r>
    </w:p>
    <w:p w14:paraId="1714E44C" w14:textId="77777777" w:rsidR="0072439F" w:rsidRPr="006C0E6A" w:rsidRDefault="0072439F" w:rsidP="00B94D70">
      <w:pPr>
        <w:spacing w:line="540" w:lineRule="exact"/>
        <w:ind w:left="280"/>
        <w:rPr>
          <w:rFonts w:ascii="仿宋_GB2312" w:eastAsia="仿宋_GB2312"/>
          <w:color w:val="FF0000"/>
          <w:sz w:val="28"/>
          <w:szCs w:val="28"/>
        </w:rPr>
      </w:pPr>
    </w:p>
    <w:p w14:paraId="178702EA" w14:textId="77777777" w:rsidR="0072439F" w:rsidRPr="006C0E6A" w:rsidRDefault="0072439F" w:rsidP="0072439F">
      <w:pPr>
        <w:spacing w:line="360" w:lineRule="auto"/>
        <w:rPr>
          <w:rFonts w:ascii="仿宋" w:eastAsia="仿宋" w:hAnsi="仿宋"/>
          <w:b/>
          <w:color w:val="FF0000"/>
          <w:sz w:val="28"/>
          <w:szCs w:val="28"/>
        </w:rPr>
      </w:pPr>
      <w:r w:rsidRPr="006C0E6A">
        <w:rPr>
          <w:rFonts w:ascii="仿宋" w:eastAsia="仿宋" w:hAnsi="仿宋" w:hint="eastAsia"/>
          <w:b/>
          <w:color w:val="FF0000"/>
          <w:sz w:val="28"/>
          <w:szCs w:val="28"/>
        </w:rPr>
        <w:t>4.在线浏览、打印、下载考务流程</w:t>
      </w:r>
    </w:p>
    <w:p w14:paraId="3187938A" w14:textId="77777777" w:rsidR="0072439F" w:rsidRPr="006C0E6A" w:rsidRDefault="00232165" w:rsidP="00B94D70">
      <w:pPr>
        <w:spacing w:line="540" w:lineRule="exact"/>
        <w:ind w:left="280"/>
        <w:rPr>
          <w:rFonts w:ascii="仿宋_GB2312" w:eastAsia="仿宋_GB2312"/>
          <w:color w:val="FF0000"/>
          <w:sz w:val="28"/>
          <w:szCs w:val="28"/>
        </w:rPr>
      </w:pPr>
      <w:r w:rsidRPr="006C0E6A">
        <w:rPr>
          <w:rFonts w:ascii="仿宋_GB2312" w:eastAsia="仿宋_GB2312" w:hint="eastAsia"/>
          <w:color w:val="FF0000"/>
          <w:sz w:val="28"/>
          <w:szCs w:val="28"/>
        </w:rPr>
        <w:t>管理员的平台上发布考务流程等材料，监考教师可在线浏览、打印及下载。</w:t>
      </w:r>
    </w:p>
    <w:p w14:paraId="3933E861" w14:textId="77777777" w:rsidR="00DA76A5" w:rsidRPr="00232165" w:rsidRDefault="00DA76A5" w:rsidP="00EC259B">
      <w:pPr>
        <w:spacing w:line="360" w:lineRule="auto"/>
        <w:rPr>
          <w:rFonts w:ascii="仿宋" w:eastAsia="仿宋" w:hAnsi="仿宋"/>
          <w:sz w:val="28"/>
          <w:szCs w:val="28"/>
        </w:rPr>
      </w:pPr>
    </w:p>
    <w:p w14:paraId="1766A383" w14:textId="77777777" w:rsidR="00DA76A5" w:rsidRDefault="00DA76A5" w:rsidP="00DA76A5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开放平系统的移动端</w:t>
      </w:r>
    </w:p>
    <w:p w14:paraId="579B9D00" w14:textId="77777777" w:rsidR="00DA76A5" w:rsidRPr="00DA76A5" w:rsidRDefault="00DA76A5" w:rsidP="00DA76A5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 w:rsidRPr="00DA76A5">
        <w:rPr>
          <w:rFonts w:ascii="仿宋" w:eastAsia="仿宋" w:hAnsi="仿宋" w:hint="eastAsia"/>
          <w:sz w:val="28"/>
          <w:szCs w:val="28"/>
        </w:rPr>
        <w:t>平台支持IOS、</w:t>
      </w:r>
      <w:r w:rsidRPr="00DA76A5">
        <w:rPr>
          <w:rFonts w:ascii="仿宋" w:eastAsia="仿宋" w:hAnsi="仿宋"/>
          <w:sz w:val="28"/>
          <w:szCs w:val="28"/>
        </w:rPr>
        <w:t>android</w:t>
      </w:r>
      <w:r w:rsidRPr="00DA76A5">
        <w:rPr>
          <w:rFonts w:ascii="仿宋" w:eastAsia="仿宋" w:hAnsi="仿宋" w:hint="eastAsia"/>
          <w:sz w:val="28"/>
          <w:szCs w:val="28"/>
        </w:rPr>
        <w:t>。</w:t>
      </w:r>
    </w:p>
    <w:p w14:paraId="07E2DCA0" w14:textId="77777777" w:rsidR="00DA76A5" w:rsidRDefault="00DA76A5" w:rsidP="00DA76A5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管理员端：</w:t>
      </w:r>
      <w:r w:rsidR="00C60541">
        <w:rPr>
          <w:rFonts w:ascii="仿宋" w:eastAsia="仿宋" w:hAnsi="仿宋" w:hint="eastAsia"/>
          <w:sz w:val="28"/>
          <w:szCs w:val="28"/>
        </w:rPr>
        <w:t>支持</w:t>
      </w:r>
      <w:r>
        <w:rPr>
          <w:rFonts w:ascii="仿宋" w:eastAsia="仿宋" w:hAnsi="仿宋" w:hint="eastAsia"/>
          <w:sz w:val="28"/>
          <w:szCs w:val="28"/>
        </w:rPr>
        <w:t>发布考试计划、查看申报、确认人员信息及数量</w:t>
      </w:r>
    </w:p>
    <w:p w14:paraId="25368E83" w14:textId="77777777" w:rsidR="00DA76A5" w:rsidRPr="00DA76A5" w:rsidRDefault="00DA76A5" w:rsidP="00DA76A5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监考教师端：</w:t>
      </w:r>
      <w:r w:rsidR="00C60541">
        <w:rPr>
          <w:rFonts w:ascii="仿宋" w:eastAsia="仿宋" w:hAnsi="仿宋" w:hint="eastAsia"/>
          <w:sz w:val="28"/>
          <w:szCs w:val="28"/>
        </w:rPr>
        <w:t>支持查看考试计划；申报、确认考试；查看执考信息。</w:t>
      </w:r>
    </w:p>
    <w:sectPr w:rsidR="00DA76A5" w:rsidRPr="00DA7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F080DF" w14:textId="77777777" w:rsidR="00A0556F" w:rsidRDefault="00A0556F" w:rsidP="005568FD">
      <w:r>
        <w:separator/>
      </w:r>
    </w:p>
  </w:endnote>
  <w:endnote w:type="continuationSeparator" w:id="0">
    <w:p w14:paraId="2ED3BA20" w14:textId="77777777" w:rsidR="00A0556F" w:rsidRDefault="00A0556F" w:rsidP="005568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FangSong_GB2312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05A82D" w14:textId="77777777" w:rsidR="00A0556F" w:rsidRDefault="00A0556F" w:rsidP="005568FD">
      <w:r>
        <w:separator/>
      </w:r>
    </w:p>
  </w:footnote>
  <w:footnote w:type="continuationSeparator" w:id="0">
    <w:p w14:paraId="3444C7C8" w14:textId="77777777" w:rsidR="00A0556F" w:rsidRDefault="00A0556F" w:rsidP="005568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46D16"/>
    <w:multiLevelType w:val="hybridMultilevel"/>
    <w:tmpl w:val="C6680DB4"/>
    <w:lvl w:ilvl="0" w:tplc="2B12E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0729B"/>
    <w:multiLevelType w:val="hybridMultilevel"/>
    <w:tmpl w:val="BF941768"/>
    <w:lvl w:ilvl="0" w:tplc="2FDA2A4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abstractNum w:abstractNumId="2">
    <w:nsid w:val="172C377D"/>
    <w:multiLevelType w:val="hybridMultilevel"/>
    <w:tmpl w:val="1368F3F8"/>
    <w:lvl w:ilvl="0" w:tplc="917A8E0A">
      <w:start w:val="1"/>
      <w:numFmt w:val="decimal"/>
      <w:lvlText w:val="（%1）"/>
      <w:lvlJc w:val="left"/>
      <w:pPr>
        <w:ind w:left="7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abstractNum w:abstractNumId="3">
    <w:nsid w:val="25671D5F"/>
    <w:multiLevelType w:val="hybridMultilevel"/>
    <w:tmpl w:val="1368F3F8"/>
    <w:lvl w:ilvl="0" w:tplc="917A8E0A">
      <w:start w:val="1"/>
      <w:numFmt w:val="decimal"/>
      <w:lvlText w:val="（%1）"/>
      <w:lvlJc w:val="left"/>
      <w:pPr>
        <w:ind w:left="7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abstractNum w:abstractNumId="4">
    <w:nsid w:val="26442F18"/>
    <w:multiLevelType w:val="hybridMultilevel"/>
    <w:tmpl w:val="E368CA68"/>
    <w:lvl w:ilvl="0" w:tplc="6C741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85043E"/>
    <w:multiLevelType w:val="hybridMultilevel"/>
    <w:tmpl w:val="783E439E"/>
    <w:lvl w:ilvl="0" w:tplc="CE2E5C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0A4043"/>
    <w:multiLevelType w:val="hybridMultilevel"/>
    <w:tmpl w:val="955C8838"/>
    <w:lvl w:ilvl="0" w:tplc="2A020672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D06CA9"/>
    <w:multiLevelType w:val="hybridMultilevel"/>
    <w:tmpl w:val="9B746168"/>
    <w:lvl w:ilvl="0" w:tplc="917A8E0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016528"/>
    <w:multiLevelType w:val="hybridMultilevel"/>
    <w:tmpl w:val="02A845CE"/>
    <w:lvl w:ilvl="0" w:tplc="9AA8C018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38B663C"/>
    <w:multiLevelType w:val="hybridMultilevel"/>
    <w:tmpl w:val="C4463D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3"/>
  </w:num>
  <w:num w:numId="7">
    <w:abstractNumId w:val="1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59B"/>
    <w:rsid w:val="00004D56"/>
    <w:rsid w:val="00031A70"/>
    <w:rsid w:val="00051942"/>
    <w:rsid w:val="000547C8"/>
    <w:rsid w:val="000879C1"/>
    <w:rsid w:val="000B3DC4"/>
    <w:rsid w:val="001177BE"/>
    <w:rsid w:val="00167548"/>
    <w:rsid w:val="00232165"/>
    <w:rsid w:val="002A015B"/>
    <w:rsid w:val="002B51E3"/>
    <w:rsid w:val="003609B4"/>
    <w:rsid w:val="003F38BF"/>
    <w:rsid w:val="00434BEE"/>
    <w:rsid w:val="00442C31"/>
    <w:rsid w:val="004568C6"/>
    <w:rsid w:val="004A0A9E"/>
    <w:rsid w:val="004A4452"/>
    <w:rsid w:val="004D0B0E"/>
    <w:rsid w:val="005568FD"/>
    <w:rsid w:val="005E53EE"/>
    <w:rsid w:val="006010BB"/>
    <w:rsid w:val="00667F21"/>
    <w:rsid w:val="006B1987"/>
    <w:rsid w:val="006C0E6A"/>
    <w:rsid w:val="0072439F"/>
    <w:rsid w:val="00727FF2"/>
    <w:rsid w:val="00772990"/>
    <w:rsid w:val="007C6730"/>
    <w:rsid w:val="007D4ACD"/>
    <w:rsid w:val="007E618B"/>
    <w:rsid w:val="007F31B1"/>
    <w:rsid w:val="008C0F1A"/>
    <w:rsid w:val="008F0A5E"/>
    <w:rsid w:val="00902357"/>
    <w:rsid w:val="009033E8"/>
    <w:rsid w:val="00A0556F"/>
    <w:rsid w:val="00A305DB"/>
    <w:rsid w:val="00A464D3"/>
    <w:rsid w:val="00A65F78"/>
    <w:rsid w:val="00A81EEA"/>
    <w:rsid w:val="00AD4438"/>
    <w:rsid w:val="00AE770B"/>
    <w:rsid w:val="00B6481A"/>
    <w:rsid w:val="00B94D70"/>
    <w:rsid w:val="00BA7518"/>
    <w:rsid w:val="00BB2B65"/>
    <w:rsid w:val="00C60541"/>
    <w:rsid w:val="00C9468C"/>
    <w:rsid w:val="00CE671D"/>
    <w:rsid w:val="00D2189C"/>
    <w:rsid w:val="00D87D9F"/>
    <w:rsid w:val="00DA76A5"/>
    <w:rsid w:val="00E03010"/>
    <w:rsid w:val="00E219A6"/>
    <w:rsid w:val="00E83A2F"/>
    <w:rsid w:val="00E86013"/>
    <w:rsid w:val="00E9704C"/>
    <w:rsid w:val="00EC259B"/>
    <w:rsid w:val="00F01A4A"/>
    <w:rsid w:val="00F04FA7"/>
    <w:rsid w:val="00F45955"/>
    <w:rsid w:val="00F73728"/>
    <w:rsid w:val="00F81D57"/>
    <w:rsid w:val="00FB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DFCEB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5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5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568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5568F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68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5568FD"/>
    <w:rPr>
      <w:rFonts w:ascii="Times New Roman" w:eastAsia="宋体" w:hAnsi="Times New Roman" w:cs="Times New Roman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81EEA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A81EEA"/>
    <w:rPr>
      <w:rFonts w:ascii="Heiti SC Light" w:eastAsia="Heiti SC Light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259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259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568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5568F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68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5568FD"/>
    <w:rPr>
      <w:rFonts w:ascii="Times New Roman" w:eastAsia="宋体" w:hAnsi="Times New Roman" w:cs="Times New Roman"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A81EEA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A81EEA"/>
    <w:rPr>
      <w:rFonts w:ascii="Heiti SC Light" w:eastAsia="Heiti SC Light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1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file:///C:\Documents%20and%20Settings\&#29579;&#31168;&#24425;\Application%20Data\Tencent\Users\380253601\QQ\WinTemp\RichOle\GBTMVO$)%5dZA%5dS(F)AF8LL4D.jpg" TargetMode="Externa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302</Words>
  <Characters>1726</Characters>
  <Application>Microsoft Macintosh Word</Application>
  <DocSecurity>0</DocSecurity>
  <Lines>14</Lines>
  <Paragraphs>4</Paragraphs>
  <ScaleCrop>false</ScaleCrop>
  <Company/>
  <LinksUpToDate>false</LinksUpToDate>
  <CharactersWithSpaces>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</dc:creator>
  <cp:keywords/>
  <dc:description/>
  <cp:lastModifiedBy>景峰 荣</cp:lastModifiedBy>
  <cp:revision>47</cp:revision>
  <dcterms:created xsi:type="dcterms:W3CDTF">2016-10-18T06:51:00Z</dcterms:created>
  <dcterms:modified xsi:type="dcterms:W3CDTF">2017-05-21T09:39:00Z</dcterms:modified>
</cp:coreProperties>
</file>